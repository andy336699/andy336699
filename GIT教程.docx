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2E05" w:rsidRPr="00612E05" w:rsidRDefault="00612E05" w:rsidP="00612E05">
      <w:pPr>
        <w:widowControl/>
        <w:shd w:val="clear" w:color="auto" w:fill="000000"/>
        <w:spacing w:line="0" w:lineRule="auto"/>
        <w:jc w:val="left"/>
        <w:rPr>
          <w:rFonts w:ascii="Arial" w:eastAsia="宋体" w:hAnsi="Arial" w:cs="Arial"/>
          <w:kern w:val="0"/>
          <w:sz w:val="2"/>
          <w:szCs w:val="2"/>
        </w:rPr>
      </w:pPr>
      <w:r w:rsidRPr="00612E05">
        <w:rPr>
          <w:rFonts w:ascii="Arial" w:eastAsia="宋体" w:hAnsi="Arial" w:cs="Arial"/>
          <w:kern w:val="0"/>
          <w:sz w:val="2"/>
          <w:szCs w:val="2"/>
        </w:rPr>
        <w:fldChar w:fldCharType="begin"/>
      </w:r>
      <w:r w:rsidRPr="00612E05">
        <w:rPr>
          <w:rFonts w:ascii="Arial" w:eastAsia="宋体" w:hAnsi="Arial" w:cs="Arial"/>
          <w:kern w:val="0"/>
          <w:sz w:val="2"/>
          <w:szCs w:val="2"/>
        </w:rPr>
        <w:instrText xml:space="preserve"> HYPERLINK "https://blog.csdn.net/qq_36667170/article/details/79085301" </w:instrText>
      </w:r>
      <w:r w:rsidRPr="00612E05">
        <w:rPr>
          <w:rFonts w:ascii="Arial" w:eastAsia="宋体" w:hAnsi="Arial" w:cs="Arial"/>
          <w:kern w:val="0"/>
          <w:sz w:val="2"/>
          <w:szCs w:val="2"/>
        </w:rPr>
        <w:fldChar w:fldCharType="separate"/>
      </w:r>
      <w:r w:rsidRPr="00612E05">
        <w:rPr>
          <w:rFonts w:ascii="微软雅黑" w:eastAsia="微软雅黑" w:hAnsi="微软雅黑" w:cs="Arial" w:hint="eastAsia"/>
          <w:color w:val="FFFFFF"/>
          <w:kern w:val="0"/>
          <w:szCs w:val="21"/>
          <w:u w:val="single"/>
        </w:rPr>
        <w:br/>
      </w:r>
      <w:r w:rsidRPr="00612E05">
        <w:rPr>
          <w:rFonts w:ascii="微软雅黑" w:eastAsia="微软雅黑" w:hAnsi="微软雅黑" w:cs="Arial" w:hint="eastAsia"/>
          <w:color w:val="FFFFFF"/>
          <w:kern w:val="0"/>
          <w:u w:val="single"/>
        </w:rPr>
        <w:t>×</w:t>
      </w:r>
      <w:r w:rsidRPr="00612E05">
        <w:rPr>
          <w:rFonts w:ascii="Arial" w:eastAsia="宋体" w:hAnsi="Arial" w:cs="Arial"/>
          <w:kern w:val="0"/>
          <w:sz w:val="2"/>
          <w:szCs w:val="2"/>
        </w:rPr>
        <w:fldChar w:fldCharType="end"/>
      </w:r>
    </w:p>
    <w:p w:rsidR="00612E05" w:rsidRPr="00612E05" w:rsidRDefault="00612E05" w:rsidP="00612E05">
      <w:pPr>
        <w:widowControl/>
        <w:numPr>
          <w:ilvl w:val="0"/>
          <w:numId w:val="1"/>
        </w:numPr>
        <w:pBdr>
          <w:top w:val="single" w:sz="2" w:space="0" w:color="EEEEEE"/>
          <w:bottom w:val="single" w:sz="2" w:space="0" w:color="EEEEEE"/>
        </w:pBdr>
        <w:shd w:val="clear" w:color="auto" w:fill="FFFFFF"/>
        <w:spacing w:line="360" w:lineRule="atLeast"/>
        <w:ind w:left="-56"/>
        <w:jc w:val="left"/>
        <w:rPr>
          <w:rFonts w:ascii="微软雅黑" w:eastAsia="微软雅黑" w:hAnsi="微软雅黑" w:cs="Arial"/>
          <w:color w:val="333333"/>
          <w:kern w:val="0"/>
          <w:sz w:val="18"/>
          <w:szCs w:val="18"/>
        </w:rPr>
      </w:pPr>
      <w:r>
        <w:rPr>
          <w:rFonts w:ascii="微软雅黑" w:eastAsia="微软雅黑" w:hAnsi="微软雅黑" w:cs="Arial"/>
          <w:noProof/>
          <w:color w:val="555666"/>
          <w:kern w:val="0"/>
          <w:sz w:val="13"/>
          <w:szCs w:val="13"/>
        </w:rPr>
        <w:drawing>
          <wp:inline distT="0" distB="0" distL="0" distR="0">
            <wp:extent cx="1525905" cy="836930"/>
            <wp:effectExtent l="0" t="0" r="0" b="0"/>
            <wp:docPr id="1" name="图片 1" descr="https://csdnimg.cn/cdn/content-toolbar/csdn-logo.png?v=20200416.1">
              <a:hlinkClick xmlns:a="http://schemas.openxmlformats.org/drawingml/2006/main" r:id="rId7" tooltip="&quot;CSDN首页&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sdnimg.cn/cdn/content-toolbar/csdn-logo.png?v=20200416.1">
                      <a:hlinkClick r:id="rId7" tooltip="&quot;CSDN首页&quot;"/>
                    </pic:cNvPr>
                    <pic:cNvPicPr>
                      <a:picLocks noChangeAspect="1" noChangeArrowheads="1"/>
                    </pic:cNvPicPr>
                  </pic:nvPicPr>
                  <pic:blipFill>
                    <a:blip r:embed="rId8"/>
                    <a:srcRect/>
                    <a:stretch>
                      <a:fillRect/>
                    </a:stretch>
                  </pic:blipFill>
                  <pic:spPr bwMode="auto">
                    <a:xfrm>
                      <a:off x="0" y="0"/>
                      <a:ext cx="1525905" cy="836930"/>
                    </a:xfrm>
                    <a:prstGeom prst="rect">
                      <a:avLst/>
                    </a:prstGeom>
                    <a:noFill/>
                    <a:ln w="9525">
                      <a:noFill/>
                      <a:miter lim="800000"/>
                      <a:headEnd/>
                      <a:tailEnd/>
                    </a:ln>
                  </pic:spPr>
                </pic:pic>
              </a:graphicData>
            </a:graphic>
          </wp:inline>
        </w:drawing>
      </w:r>
    </w:p>
    <w:p w:rsidR="00612E05" w:rsidRPr="00612E05" w:rsidRDefault="00612E05" w:rsidP="00612E05">
      <w:pPr>
        <w:widowControl/>
        <w:numPr>
          <w:ilvl w:val="0"/>
          <w:numId w:val="1"/>
        </w:numPr>
        <w:pBdr>
          <w:top w:val="single" w:sz="2" w:space="0" w:color="EEEEEE"/>
          <w:bottom w:val="single" w:sz="2" w:space="0" w:color="EEEEEE"/>
        </w:pBdr>
        <w:shd w:val="clear" w:color="auto" w:fill="FFFFFF"/>
        <w:spacing w:line="360" w:lineRule="atLeast"/>
        <w:ind w:left="-56"/>
        <w:jc w:val="left"/>
        <w:rPr>
          <w:rFonts w:ascii="微软雅黑" w:eastAsia="微软雅黑" w:hAnsi="微软雅黑" w:cs="Arial" w:hint="eastAsia"/>
          <w:color w:val="333333"/>
          <w:kern w:val="0"/>
          <w:sz w:val="18"/>
          <w:szCs w:val="18"/>
        </w:rPr>
      </w:pPr>
      <w:hyperlink r:id="rId9" w:tooltip="博客" w:history="1">
        <w:r w:rsidRPr="00612E05">
          <w:rPr>
            <w:rFonts w:ascii="微软雅黑" w:eastAsia="微软雅黑" w:hAnsi="微软雅黑" w:cs="Arial" w:hint="eastAsia"/>
            <w:color w:val="222226"/>
            <w:kern w:val="0"/>
            <w:sz w:val="13"/>
            <w:u w:val="single"/>
          </w:rPr>
          <w:t>博客</w:t>
        </w:r>
      </w:hyperlink>
    </w:p>
    <w:p w:rsidR="00612E05" w:rsidRPr="00612E05" w:rsidRDefault="00612E05" w:rsidP="00612E05">
      <w:pPr>
        <w:widowControl/>
        <w:numPr>
          <w:ilvl w:val="0"/>
          <w:numId w:val="1"/>
        </w:numPr>
        <w:pBdr>
          <w:top w:val="single" w:sz="2" w:space="0" w:color="EEEEEE"/>
          <w:bottom w:val="single" w:sz="2" w:space="0" w:color="EEEEEE"/>
        </w:pBdr>
        <w:shd w:val="clear" w:color="auto" w:fill="FFFFFF"/>
        <w:spacing w:line="360" w:lineRule="atLeast"/>
        <w:ind w:left="-56"/>
        <w:jc w:val="left"/>
        <w:rPr>
          <w:rFonts w:ascii="微软雅黑" w:eastAsia="微软雅黑" w:hAnsi="微软雅黑" w:cs="Arial" w:hint="eastAsia"/>
          <w:color w:val="333333"/>
          <w:kern w:val="0"/>
          <w:sz w:val="18"/>
          <w:szCs w:val="18"/>
        </w:rPr>
      </w:pPr>
      <w:hyperlink r:id="rId10" w:tooltip="学院" w:history="1">
        <w:r w:rsidRPr="00612E05">
          <w:rPr>
            <w:rFonts w:ascii="微软雅黑" w:eastAsia="微软雅黑" w:hAnsi="微软雅黑" w:cs="Arial" w:hint="eastAsia"/>
            <w:color w:val="555666"/>
            <w:kern w:val="0"/>
            <w:sz w:val="13"/>
            <w:u w:val="single"/>
          </w:rPr>
          <w:t>学院</w:t>
        </w:r>
      </w:hyperlink>
    </w:p>
    <w:p w:rsidR="00612E05" w:rsidRPr="00612E05" w:rsidRDefault="00612E05" w:rsidP="00612E05">
      <w:pPr>
        <w:widowControl/>
        <w:numPr>
          <w:ilvl w:val="0"/>
          <w:numId w:val="1"/>
        </w:numPr>
        <w:pBdr>
          <w:top w:val="single" w:sz="2" w:space="0" w:color="EEEEEE"/>
          <w:bottom w:val="single" w:sz="2" w:space="0" w:color="EEEEEE"/>
        </w:pBdr>
        <w:shd w:val="clear" w:color="auto" w:fill="FFFFFF"/>
        <w:spacing w:line="360" w:lineRule="atLeast"/>
        <w:ind w:left="-56"/>
        <w:jc w:val="left"/>
        <w:rPr>
          <w:rFonts w:ascii="微软雅黑" w:eastAsia="微软雅黑" w:hAnsi="微软雅黑" w:cs="Arial" w:hint="eastAsia"/>
          <w:color w:val="333333"/>
          <w:kern w:val="0"/>
          <w:sz w:val="18"/>
          <w:szCs w:val="18"/>
        </w:rPr>
      </w:pPr>
      <w:hyperlink r:id="rId11" w:tooltip="下载" w:history="1">
        <w:r w:rsidRPr="00612E05">
          <w:rPr>
            <w:rFonts w:ascii="微软雅黑" w:eastAsia="微软雅黑" w:hAnsi="微软雅黑" w:cs="Arial" w:hint="eastAsia"/>
            <w:color w:val="555666"/>
            <w:kern w:val="0"/>
            <w:sz w:val="13"/>
            <w:u w:val="single"/>
          </w:rPr>
          <w:t>下载</w:t>
        </w:r>
      </w:hyperlink>
    </w:p>
    <w:p w:rsidR="00612E05" w:rsidRPr="00612E05" w:rsidRDefault="00612E05" w:rsidP="00612E05">
      <w:pPr>
        <w:widowControl/>
        <w:numPr>
          <w:ilvl w:val="0"/>
          <w:numId w:val="1"/>
        </w:numPr>
        <w:pBdr>
          <w:top w:val="single" w:sz="2" w:space="0" w:color="EEEEEE"/>
          <w:bottom w:val="single" w:sz="2" w:space="0" w:color="EEEEEE"/>
        </w:pBdr>
        <w:shd w:val="clear" w:color="auto" w:fill="FFFFFF"/>
        <w:spacing w:line="360" w:lineRule="atLeast"/>
        <w:ind w:left="-56"/>
        <w:jc w:val="left"/>
        <w:rPr>
          <w:rFonts w:ascii="微软雅黑" w:eastAsia="微软雅黑" w:hAnsi="微软雅黑" w:cs="Arial" w:hint="eastAsia"/>
          <w:color w:val="333333"/>
          <w:kern w:val="0"/>
          <w:sz w:val="18"/>
          <w:szCs w:val="18"/>
        </w:rPr>
      </w:pPr>
      <w:hyperlink r:id="rId12" w:tooltip="论坛" w:history="1">
        <w:r w:rsidRPr="00612E05">
          <w:rPr>
            <w:rFonts w:ascii="微软雅黑" w:eastAsia="微软雅黑" w:hAnsi="微软雅黑" w:cs="Arial" w:hint="eastAsia"/>
            <w:color w:val="555666"/>
            <w:kern w:val="0"/>
            <w:sz w:val="13"/>
            <w:u w:val="single"/>
          </w:rPr>
          <w:t>论坛</w:t>
        </w:r>
      </w:hyperlink>
    </w:p>
    <w:p w:rsidR="00612E05" w:rsidRPr="00612E05" w:rsidRDefault="00612E05" w:rsidP="00612E05">
      <w:pPr>
        <w:widowControl/>
        <w:numPr>
          <w:ilvl w:val="0"/>
          <w:numId w:val="1"/>
        </w:numPr>
        <w:pBdr>
          <w:top w:val="single" w:sz="2" w:space="0" w:color="EEEEEE"/>
          <w:bottom w:val="single" w:sz="2" w:space="0" w:color="EEEEEE"/>
        </w:pBdr>
        <w:shd w:val="clear" w:color="auto" w:fill="FFFFFF"/>
        <w:spacing w:line="360" w:lineRule="atLeast"/>
        <w:ind w:left="-56"/>
        <w:jc w:val="left"/>
        <w:rPr>
          <w:rFonts w:ascii="微软雅黑" w:eastAsia="微软雅黑" w:hAnsi="微软雅黑" w:cs="Arial" w:hint="eastAsia"/>
          <w:color w:val="333333"/>
          <w:kern w:val="0"/>
          <w:sz w:val="18"/>
          <w:szCs w:val="18"/>
        </w:rPr>
      </w:pPr>
      <w:hyperlink r:id="rId13" w:tooltip="问答" w:history="1">
        <w:r w:rsidRPr="00612E05">
          <w:rPr>
            <w:rFonts w:ascii="微软雅黑" w:eastAsia="微软雅黑" w:hAnsi="微软雅黑" w:cs="Arial" w:hint="eastAsia"/>
            <w:color w:val="555666"/>
            <w:kern w:val="0"/>
            <w:sz w:val="13"/>
            <w:u w:val="single"/>
          </w:rPr>
          <w:t>问答</w:t>
        </w:r>
      </w:hyperlink>
    </w:p>
    <w:p w:rsidR="00612E05" w:rsidRPr="00612E05" w:rsidRDefault="00612E05" w:rsidP="00612E05">
      <w:pPr>
        <w:widowControl/>
        <w:numPr>
          <w:ilvl w:val="0"/>
          <w:numId w:val="1"/>
        </w:numPr>
        <w:pBdr>
          <w:top w:val="single" w:sz="2" w:space="0" w:color="EEEEEE"/>
          <w:bottom w:val="single" w:sz="2" w:space="0" w:color="EEEEEE"/>
        </w:pBdr>
        <w:shd w:val="clear" w:color="auto" w:fill="FFFFFF"/>
        <w:spacing w:line="360" w:lineRule="atLeast"/>
        <w:ind w:left="-56"/>
        <w:jc w:val="left"/>
        <w:rPr>
          <w:rFonts w:ascii="微软雅黑" w:eastAsia="微软雅黑" w:hAnsi="微软雅黑" w:cs="Arial" w:hint="eastAsia"/>
          <w:color w:val="333333"/>
          <w:kern w:val="0"/>
          <w:sz w:val="18"/>
          <w:szCs w:val="18"/>
        </w:rPr>
      </w:pPr>
      <w:hyperlink r:id="rId14" w:tooltip="直播" w:history="1">
        <w:r w:rsidRPr="00612E05">
          <w:rPr>
            <w:rFonts w:ascii="微软雅黑" w:eastAsia="微软雅黑" w:hAnsi="微软雅黑" w:cs="Arial" w:hint="eastAsia"/>
            <w:color w:val="555666"/>
            <w:kern w:val="0"/>
            <w:sz w:val="13"/>
            <w:u w:val="single"/>
          </w:rPr>
          <w:t>直播</w:t>
        </w:r>
      </w:hyperlink>
    </w:p>
    <w:p w:rsidR="00612E05" w:rsidRPr="00612E05" w:rsidRDefault="00612E05" w:rsidP="00612E05">
      <w:pPr>
        <w:widowControl/>
        <w:numPr>
          <w:ilvl w:val="0"/>
          <w:numId w:val="1"/>
        </w:numPr>
        <w:pBdr>
          <w:top w:val="single" w:sz="2" w:space="0" w:color="EEEEEE"/>
          <w:bottom w:val="single" w:sz="2" w:space="0" w:color="EEEEEE"/>
        </w:pBdr>
        <w:shd w:val="clear" w:color="auto" w:fill="FFFFFF"/>
        <w:spacing w:line="360" w:lineRule="atLeast"/>
        <w:ind w:left="-56"/>
        <w:jc w:val="left"/>
        <w:rPr>
          <w:rFonts w:ascii="微软雅黑" w:eastAsia="微软雅黑" w:hAnsi="微软雅黑" w:cs="Arial" w:hint="eastAsia"/>
          <w:color w:val="333333"/>
          <w:kern w:val="0"/>
          <w:sz w:val="18"/>
          <w:szCs w:val="18"/>
        </w:rPr>
      </w:pPr>
      <w:hyperlink r:id="rId15" w:tooltip="招聘" w:history="1">
        <w:r w:rsidRPr="00612E05">
          <w:rPr>
            <w:rFonts w:ascii="微软雅黑" w:eastAsia="微软雅黑" w:hAnsi="微软雅黑" w:cs="Arial" w:hint="eastAsia"/>
            <w:color w:val="555666"/>
            <w:kern w:val="0"/>
            <w:sz w:val="13"/>
            <w:u w:val="single"/>
          </w:rPr>
          <w:t>招聘</w:t>
        </w:r>
      </w:hyperlink>
    </w:p>
    <w:p w:rsidR="00612E05" w:rsidRPr="00612E05" w:rsidRDefault="00612E05" w:rsidP="00612E05">
      <w:pPr>
        <w:widowControl/>
        <w:numPr>
          <w:ilvl w:val="0"/>
          <w:numId w:val="1"/>
        </w:numPr>
        <w:pBdr>
          <w:top w:val="single" w:sz="2" w:space="0" w:color="EEEEEE"/>
          <w:bottom w:val="single" w:sz="2" w:space="0" w:color="EEEEEE"/>
        </w:pBdr>
        <w:shd w:val="clear" w:color="auto" w:fill="FFFFFF"/>
        <w:spacing w:line="360" w:lineRule="atLeast"/>
        <w:ind w:left="-56"/>
        <w:jc w:val="left"/>
        <w:rPr>
          <w:rFonts w:ascii="微软雅黑" w:eastAsia="微软雅黑" w:hAnsi="微软雅黑" w:cs="Arial" w:hint="eastAsia"/>
          <w:color w:val="333333"/>
          <w:kern w:val="0"/>
          <w:sz w:val="18"/>
          <w:szCs w:val="18"/>
        </w:rPr>
      </w:pPr>
      <w:hyperlink r:id="rId16" w:tooltip="APP" w:history="1">
        <w:r w:rsidRPr="00612E05">
          <w:rPr>
            <w:rFonts w:ascii="微软雅黑" w:eastAsia="微软雅黑" w:hAnsi="微软雅黑" w:cs="Arial" w:hint="eastAsia"/>
            <w:color w:val="555666"/>
            <w:kern w:val="0"/>
            <w:sz w:val="13"/>
            <w:u w:val="single"/>
          </w:rPr>
          <w:t>APP</w:t>
        </w:r>
      </w:hyperlink>
    </w:p>
    <w:p w:rsidR="00612E05" w:rsidRPr="00612E05" w:rsidRDefault="00612E05" w:rsidP="00612E05">
      <w:pPr>
        <w:widowControl/>
        <w:numPr>
          <w:ilvl w:val="0"/>
          <w:numId w:val="1"/>
        </w:numPr>
        <w:pBdr>
          <w:top w:val="single" w:sz="2" w:space="0" w:color="EEEEEE"/>
          <w:bottom w:val="single" w:sz="2" w:space="0" w:color="EEEEEE"/>
        </w:pBdr>
        <w:shd w:val="clear" w:color="auto" w:fill="FFFFFF"/>
        <w:spacing w:line="360" w:lineRule="atLeast"/>
        <w:ind w:left="-56"/>
        <w:jc w:val="left"/>
        <w:rPr>
          <w:rFonts w:ascii="微软雅黑" w:eastAsia="微软雅黑" w:hAnsi="微软雅黑" w:cs="Arial" w:hint="eastAsia"/>
          <w:color w:val="333333"/>
          <w:kern w:val="0"/>
          <w:sz w:val="18"/>
          <w:szCs w:val="18"/>
        </w:rPr>
      </w:pPr>
      <w:hyperlink r:id="rId17" w:tooltip="VIP会员" w:history="1">
        <w:r w:rsidRPr="00612E05">
          <w:rPr>
            <w:rFonts w:ascii="微软雅黑" w:eastAsia="微软雅黑" w:hAnsi="微软雅黑" w:cs="Arial" w:hint="eastAsia"/>
            <w:color w:val="555666"/>
            <w:kern w:val="0"/>
            <w:sz w:val="13"/>
            <w:u w:val="single"/>
          </w:rPr>
          <w:t>VIP会员</w:t>
        </w:r>
      </w:hyperlink>
    </w:p>
    <w:p w:rsidR="00612E05" w:rsidRPr="00612E05" w:rsidRDefault="00612E05" w:rsidP="00612E05">
      <w:pPr>
        <w:widowControl/>
        <w:shd w:val="clear" w:color="auto" w:fill="F0F0F5"/>
        <w:spacing w:line="360" w:lineRule="atLeast"/>
        <w:ind w:left="19"/>
        <w:jc w:val="left"/>
        <w:rPr>
          <w:rFonts w:ascii="微软雅黑" w:eastAsia="微软雅黑" w:hAnsi="微软雅黑" w:cs="Arial" w:hint="eastAsia"/>
          <w:color w:val="333333"/>
          <w:kern w:val="0"/>
          <w:sz w:val="18"/>
          <w:szCs w:val="18"/>
        </w:rPr>
      </w:pPr>
      <w:r w:rsidRPr="00612E05">
        <w:rPr>
          <w:rFonts w:ascii="微软雅黑" w:eastAsia="微软雅黑" w:hAnsi="微软雅黑" w:cs="Arial"/>
          <w:color w:val="333333"/>
          <w:kern w:val="0"/>
          <w:sz w:val="18"/>
          <w:szCs w:val="1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2" type="#_x0000_t75" style="width:1in;height:18.25pt" o:ole="">
            <v:imagedata r:id="rId18" o:title=""/>
          </v:shape>
          <w:control r:id="rId19" w:name="DefaultOcxName" w:shapeid="_x0000_i1342"/>
        </w:object>
      </w:r>
      <w:r>
        <w:rPr>
          <w:rFonts w:ascii="微软雅黑" w:eastAsia="微软雅黑" w:hAnsi="微软雅黑" w:cs="Arial"/>
          <w:noProof/>
          <w:color w:val="333333"/>
          <w:kern w:val="0"/>
          <w:sz w:val="18"/>
          <w:szCs w:val="18"/>
        </w:rPr>
        <w:drawing>
          <wp:inline distT="0" distB="0" distL="0" distR="0">
            <wp:extent cx="611505" cy="611505"/>
            <wp:effectExtent l="0" t="0" r="0" b="0"/>
            <wp:docPr id="2" name="图片 2" descr="https://csdnimg.cn/cdn/content-toolbar/csdn-sou.png?v=158702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sdnimg.cn/cdn/content-toolbar/csdn-sou.png?v=1587021042"/>
                    <pic:cNvPicPr>
                      <a:picLocks noChangeAspect="1" noChangeArrowheads="1"/>
                    </pic:cNvPicPr>
                  </pic:nvPicPr>
                  <pic:blipFill>
                    <a:blip r:embed="rId20"/>
                    <a:srcRect/>
                    <a:stretch>
                      <a:fillRect/>
                    </a:stretch>
                  </pic:blipFill>
                  <pic:spPr bwMode="auto">
                    <a:xfrm>
                      <a:off x="0" y="0"/>
                      <a:ext cx="611505" cy="611505"/>
                    </a:xfrm>
                    <a:prstGeom prst="rect">
                      <a:avLst/>
                    </a:prstGeom>
                    <a:noFill/>
                    <a:ln w="9525">
                      <a:noFill/>
                      <a:miter lim="800000"/>
                      <a:headEnd/>
                      <a:tailEnd/>
                    </a:ln>
                  </pic:spPr>
                </pic:pic>
              </a:graphicData>
            </a:graphic>
          </wp:inline>
        </w:drawing>
      </w:r>
    </w:p>
    <w:p w:rsidR="00612E05" w:rsidRPr="00612E05" w:rsidRDefault="00612E05" w:rsidP="00612E05">
      <w:pPr>
        <w:widowControl/>
        <w:numPr>
          <w:ilvl w:val="0"/>
          <w:numId w:val="2"/>
        </w:numPr>
        <w:pBdr>
          <w:top w:val="single" w:sz="2" w:space="0" w:color="EEEEEE"/>
          <w:bottom w:val="single" w:sz="2" w:space="0" w:color="EEEEEE"/>
        </w:pBdr>
        <w:shd w:val="clear" w:color="auto" w:fill="FFFFFF"/>
        <w:spacing w:line="360" w:lineRule="atLeast"/>
        <w:ind w:left="0"/>
        <w:jc w:val="left"/>
        <w:rPr>
          <w:rFonts w:ascii="微软雅黑" w:eastAsia="微软雅黑" w:hAnsi="微软雅黑" w:cs="Arial" w:hint="eastAsia"/>
          <w:color w:val="333333"/>
          <w:kern w:val="0"/>
          <w:sz w:val="18"/>
          <w:szCs w:val="18"/>
        </w:rPr>
      </w:pPr>
      <w:hyperlink r:id="rId21" w:tgtFrame="_blank" w:history="1">
        <w:r w:rsidRPr="00612E05">
          <w:rPr>
            <w:rFonts w:ascii="微软雅黑" w:eastAsia="微软雅黑" w:hAnsi="微软雅黑" w:cs="Arial" w:hint="eastAsia"/>
            <w:color w:val="FFFFFF"/>
            <w:kern w:val="0"/>
            <w:sz w:val="13"/>
            <w:u w:val="single"/>
            <w:vertAlign w:val="superscript"/>
          </w:rPr>
          <w:t>创作中心</w:t>
        </w:r>
      </w:hyperlink>
    </w:p>
    <w:p w:rsidR="00612E05" w:rsidRPr="00612E05" w:rsidRDefault="00612E05" w:rsidP="00612E05">
      <w:pPr>
        <w:widowControl/>
        <w:numPr>
          <w:ilvl w:val="0"/>
          <w:numId w:val="2"/>
        </w:numPr>
        <w:pBdr>
          <w:top w:val="single" w:sz="2" w:space="0" w:color="EEEEEE"/>
          <w:bottom w:val="single" w:sz="2" w:space="0" w:color="EEEEEE"/>
        </w:pBdr>
        <w:shd w:val="clear" w:color="auto" w:fill="FFFFFF"/>
        <w:spacing w:line="360" w:lineRule="atLeast"/>
        <w:ind w:left="0"/>
        <w:jc w:val="left"/>
        <w:rPr>
          <w:rFonts w:ascii="微软雅黑" w:eastAsia="微软雅黑" w:hAnsi="微软雅黑" w:cs="Arial" w:hint="eastAsia"/>
          <w:color w:val="333333"/>
          <w:kern w:val="0"/>
          <w:sz w:val="18"/>
          <w:szCs w:val="18"/>
        </w:rPr>
      </w:pPr>
    </w:p>
    <w:p w:rsidR="00612E05" w:rsidRPr="00612E05" w:rsidRDefault="00612E05" w:rsidP="00612E05">
      <w:pPr>
        <w:widowControl/>
        <w:numPr>
          <w:ilvl w:val="0"/>
          <w:numId w:val="2"/>
        </w:numPr>
        <w:pBdr>
          <w:top w:val="single" w:sz="2" w:space="0" w:color="EEEEEE"/>
          <w:bottom w:val="single" w:sz="2" w:space="0" w:color="EEEEEE"/>
        </w:pBdr>
        <w:shd w:val="clear" w:color="auto" w:fill="FFFFFF"/>
        <w:spacing w:line="360" w:lineRule="atLeast"/>
        <w:ind w:left="0"/>
        <w:jc w:val="left"/>
        <w:rPr>
          <w:rFonts w:ascii="微软雅黑" w:eastAsia="微软雅黑" w:hAnsi="微软雅黑" w:cs="Arial" w:hint="eastAsia"/>
          <w:color w:val="333333"/>
          <w:kern w:val="0"/>
          <w:sz w:val="18"/>
          <w:szCs w:val="18"/>
        </w:rPr>
      </w:pPr>
    </w:p>
    <w:p w:rsidR="00612E05" w:rsidRPr="00612E05" w:rsidRDefault="00612E05" w:rsidP="00612E05">
      <w:pPr>
        <w:widowControl/>
        <w:numPr>
          <w:ilvl w:val="0"/>
          <w:numId w:val="2"/>
        </w:numPr>
        <w:pBdr>
          <w:top w:val="single" w:sz="2" w:space="0" w:color="EEEEEE"/>
          <w:bottom w:val="single" w:sz="2" w:space="0" w:color="EEEEEE"/>
        </w:pBdr>
        <w:shd w:val="clear" w:color="auto" w:fill="FFFFFF"/>
        <w:spacing w:line="360" w:lineRule="atLeast"/>
        <w:ind w:left="0"/>
        <w:jc w:val="left"/>
        <w:rPr>
          <w:rFonts w:ascii="微软雅黑" w:eastAsia="微软雅黑" w:hAnsi="微软雅黑" w:cs="Arial" w:hint="eastAsia"/>
          <w:color w:val="333333"/>
          <w:kern w:val="0"/>
          <w:sz w:val="18"/>
          <w:szCs w:val="18"/>
        </w:rPr>
      </w:pPr>
      <w:hyperlink r:id="rId22" w:history="1">
        <w:r w:rsidRPr="00612E05">
          <w:rPr>
            <w:rFonts w:ascii="微软雅黑" w:eastAsia="微软雅黑" w:hAnsi="微软雅黑" w:cs="Arial" w:hint="eastAsia"/>
            <w:color w:val="555666"/>
            <w:kern w:val="0"/>
            <w:sz w:val="13"/>
            <w:u w:val="single"/>
          </w:rPr>
          <w:t>登录/注册</w:t>
        </w:r>
      </w:hyperlink>
    </w:p>
    <w:p w:rsidR="00612E05" w:rsidRPr="00612E05" w:rsidRDefault="00612E05" w:rsidP="00612E05">
      <w:pPr>
        <w:widowControl/>
        <w:shd w:val="clear" w:color="auto" w:fill="FFFFFF"/>
        <w:spacing w:line="213" w:lineRule="atLeast"/>
        <w:jc w:val="left"/>
        <w:rPr>
          <w:rFonts w:ascii="Arial" w:eastAsia="宋体" w:hAnsi="Arial" w:cs="Arial" w:hint="eastAsia"/>
          <w:kern w:val="0"/>
          <w:sz w:val="13"/>
          <w:szCs w:val="13"/>
        </w:rPr>
      </w:pPr>
      <w:r>
        <w:rPr>
          <w:rFonts w:ascii="微软雅黑" w:eastAsia="微软雅黑" w:hAnsi="微软雅黑" w:cs="Arial"/>
          <w:noProof/>
          <w:color w:val="555666"/>
          <w:kern w:val="0"/>
          <w:sz w:val="13"/>
          <w:szCs w:val="13"/>
        </w:rPr>
        <w:drawing>
          <wp:inline distT="0" distB="0" distL="0" distR="0">
            <wp:extent cx="712470" cy="712470"/>
            <wp:effectExtent l="19050" t="0" r="0" b="0"/>
            <wp:docPr id="3" name="图片 3" descr="https://profile.csdnimg.cn/2/5/5/3_qq_3666717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ofile.csdnimg.cn/2/5/5/3_qq_36667170">
                      <a:hlinkClick r:id="rId23"/>
                    </pic:cNvPr>
                    <pic:cNvPicPr>
                      <a:picLocks noChangeAspect="1" noChangeArrowheads="1"/>
                    </pic:cNvPicPr>
                  </pic:nvPicPr>
                  <pic:blipFill>
                    <a:blip r:embed="rId24"/>
                    <a:srcRect/>
                    <a:stretch>
                      <a:fillRect/>
                    </a:stretch>
                  </pic:blipFill>
                  <pic:spPr bwMode="auto">
                    <a:xfrm>
                      <a:off x="0" y="0"/>
                      <a:ext cx="712470" cy="712470"/>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FFFFF"/>
        <w:spacing w:line="213" w:lineRule="atLeast"/>
        <w:jc w:val="left"/>
        <w:rPr>
          <w:rFonts w:ascii="Arial" w:eastAsia="宋体" w:hAnsi="Arial" w:cs="Arial"/>
          <w:kern w:val="0"/>
          <w:sz w:val="13"/>
          <w:szCs w:val="13"/>
        </w:rPr>
      </w:pPr>
      <w:hyperlink r:id="rId25" w:tooltip="LolitaAnn" w:history="1">
        <w:r w:rsidRPr="00612E05">
          <w:rPr>
            <w:rFonts w:ascii="微软雅黑" w:eastAsia="微软雅黑" w:hAnsi="微软雅黑" w:cs="Arial" w:hint="eastAsia"/>
            <w:color w:val="555666"/>
            <w:kern w:val="0"/>
            <w:sz w:val="13"/>
            <w:u w:val="single"/>
          </w:rPr>
          <w:t>LolitaAnn </w:t>
        </w:r>
      </w:hyperlink>
    </w:p>
    <w:p w:rsidR="00612E05" w:rsidRPr="00612E05" w:rsidRDefault="00612E05" w:rsidP="00612E05">
      <w:pPr>
        <w:widowControl/>
        <w:shd w:val="clear" w:color="auto" w:fill="FFFFFF"/>
        <w:spacing w:line="213" w:lineRule="atLeast"/>
        <w:jc w:val="left"/>
        <w:rPr>
          <w:rFonts w:ascii="Arial" w:eastAsia="宋体" w:hAnsi="Arial" w:cs="Arial"/>
          <w:kern w:val="0"/>
          <w:sz w:val="13"/>
          <w:szCs w:val="13"/>
        </w:rPr>
      </w:pPr>
      <w:r w:rsidRPr="00612E05">
        <w:rPr>
          <w:rFonts w:ascii="微软雅黑" w:eastAsia="微软雅黑" w:hAnsi="微软雅黑" w:cs="Arial" w:hint="eastAsia"/>
          <w:color w:val="999AAA"/>
          <w:kern w:val="0"/>
          <w:sz w:val="12"/>
        </w:rPr>
        <w:t>码龄4年</w:t>
      </w:r>
    </w:p>
    <w:p w:rsidR="00612E05" w:rsidRPr="00612E05" w:rsidRDefault="00612E05" w:rsidP="00612E05">
      <w:pPr>
        <w:widowControl/>
        <w:shd w:val="clear" w:color="auto" w:fill="FFFFFF"/>
        <w:spacing w:line="213" w:lineRule="atLeast"/>
        <w:jc w:val="center"/>
        <w:rPr>
          <w:rFonts w:ascii="微软雅黑" w:eastAsia="微软雅黑" w:hAnsi="微软雅黑" w:cs="Arial"/>
          <w:kern w:val="0"/>
          <w:sz w:val="13"/>
          <w:szCs w:val="13"/>
        </w:rPr>
      </w:pPr>
      <w:hyperlink r:id="rId26" w:history="1">
        <w:r w:rsidRPr="00612E05">
          <w:rPr>
            <w:rFonts w:ascii="微软雅黑" w:eastAsia="微软雅黑" w:hAnsi="微软雅黑" w:cs="Arial" w:hint="eastAsia"/>
            <w:color w:val="4A4D52"/>
            <w:kern w:val="0"/>
            <w:sz w:val="13"/>
            <w:u w:val="single"/>
          </w:rPr>
          <w:t>147</w:t>
        </w:r>
      </w:hyperlink>
    </w:p>
    <w:p w:rsidR="00612E05" w:rsidRPr="00612E05" w:rsidRDefault="00612E05" w:rsidP="00612E05">
      <w:pPr>
        <w:widowControl/>
        <w:shd w:val="clear" w:color="auto" w:fill="FFFFFF"/>
        <w:spacing w:line="206" w:lineRule="atLeast"/>
        <w:ind w:left="795"/>
        <w:jc w:val="center"/>
        <w:rPr>
          <w:rFonts w:ascii="微软雅黑" w:eastAsia="微软雅黑" w:hAnsi="微软雅黑" w:cs="Arial" w:hint="eastAsia"/>
          <w:color w:val="999AAA"/>
          <w:kern w:val="0"/>
          <w:sz w:val="13"/>
          <w:szCs w:val="13"/>
        </w:rPr>
      </w:pPr>
      <w:hyperlink r:id="rId27" w:history="1">
        <w:r w:rsidRPr="00612E05">
          <w:rPr>
            <w:rFonts w:ascii="微软雅黑" w:eastAsia="微软雅黑" w:hAnsi="微软雅黑" w:cs="Arial" w:hint="eastAsia"/>
            <w:color w:val="0000FF"/>
            <w:kern w:val="0"/>
            <w:sz w:val="13"/>
            <w:u w:val="single"/>
          </w:rPr>
          <w:t>原创</w:t>
        </w:r>
      </w:hyperlink>
    </w:p>
    <w:p w:rsidR="00612E05" w:rsidRPr="00612E05" w:rsidRDefault="00612E05" w:rsidP="00612E05">
      <w:pPr>
        <w:widowControl/>
        <w:shd w:val="clear" w:color="auto" w:fill="FFFFFF"/>
        <w:spacing w:line="213" w:lineRule="atLeast"/>
        <w:jc w:val="center"/>
        <w:rPr>
          <w:rFonts w:ascii="微软雅黑" w:eastAsia="微软雅黑" w:hAnsi="微软雅黑" w:cs="Arial" w:hint="eastAsia"/>
          <w:kern w:val="0"/>
          <w:sz w:val="13"/>
          <w:szCs w:val="13"/>
        </w:rPr>
      </w:pPr>
      <w:r w:rsidRPr="00612E05">
        <w:rPr>
          <w:rFonts w:ascii="微软雅黑" w:eastAsia="微软雅黑" w:hAnsi="微软雅黑" w:cs="Arial" w:hint="eastAsia"/>
          <w:color w:val="4A4D52"/>
          <w:kern w:val="0"/>
          <w:sz w:val="13"/>
        </w:rPr>
        <w:t>565</w:t>
      </w:r>
    </w:p>
    <w:p w:rsidR="00612E05" w:rsidRPr="00612E05" w:rsidRDefault="00612E05" w:rsidP="00612E05">
      <w:pPr>
        <w:widowControl/>
        <w:shd w:val="clear" w:color="auto" w:fill="FFFFFF"/>
        <w:spacing w:line="206" w:lineRule="atLeast"/>
        <w:ind w:left="795"/>
        <w:jc w:val="center"/>
        <w:rPr>
          <w:rFonts w:ascii="微软雅黑" w:eastAsia="微软雅黑" w:hAnsi="微软雅黑" w:cs="Arial" w:hint="eastAsia"/>
          <w:color w:val="999AAA"/>
          <w:kern w:val="0"/>
          <w:sz w:val="13"/>
          <w:szCs w:val="13"/>
        </w:rPr>
      </w:pPr>
      <w:r w:rsidRPr="00612E05">
        <w:rPr>
          <w:rFonts w:ascii="微软雅黑" w:eastAsia="微软雅黑" w:hAnsi="微软雅黑" w:cs="Arial" w:hint="eastAsia"/>
          <w:color w:val="999AAA"/>
          <w:kern w:val="0"/>
          <w:sz w:val="13"/>
          <w:szCs w:val="13"/>
        </w:rPr>
        <w:t>粉丝</w:t>
      </w:r>
    </w:p>
    <w:p w:rsidR="00612E05" w:rsidRPr="00612E05" w:rsidRDefault="00612E05" w:rsidP="00612E05">
      <w:pPr>
        <w:widowControl/>
        <w:shd w:val="clear" w:color="auto" w:fill="FFFFFF"/>
        <w:spacing w:line="213" w:lineRule="atLeast"/>
        <w:jc w:val="center"/>
        <w:rPr>
          <w:rFonts w:ascii="微软雅黑" w:eastAsia="微软雅黑" w:hAnsi="微软雅黑" w:cs="Arial" w:hint="eastAsia"/>
          <w:kern w:val="0"/>
          <w:sz w:val="13"/>
          <w:szCs w:val="13"/>
        </w:rPr>
      </w:pPr>
      <w:r w:rsidRPr="00612E05">
        <w:rPr>
          <w:rFonts w:ascii="微软雅黑" w:eastAsia="微软雅黑" w:hAnsi="微软雅黑" w:cs="Arial" w:hint="eastAsia"/>
          <w:color w:val="4A4D52"/>
          <w:kern w:val="0"/>
          <w:sz w:val="13"/>
        </w:rPr>
        <w:t>556</w:t>
      </w:r>
    </w:p>
    <w:p w:rsidR="00612E05" w:rsidRPr="00612E05" w:rsidRDefault="00612E05" w:rsidP="00612E05">
      <w:pPr>
        <w:widowControl/>
        <w:shd w:val="clear" w:color="auto" w:fill="FFFFFF"/>
        <w:spacing w:line="206" w:lineRule="atLeast"/>
        <w:ind w:left="795"/>
        <w:jc w:val="center"/>
        <w:rPr>
          <w:rFonts w:ascii="微软雅黑" w:eastAsia="微软雅黑" w:hAnsi="微软雅黑" w:cs="Arial" w:hint="eastAsia"/>
          <w:color w:val="999AAA"/>
          <w:kern w:val="0"/>
          <w:sz w:val="13"/>
          <w:szCs w:val="13"/>
        </w:rPr>
      </w:pPr>
      <w:r w:rsidRPr="00612E05">
        <w:rPr>
          <w:rFonts w:ascii="微软雅黑" w:eastAsia="微软雅黑" w:hAnsi="微软雅黑" w:cs="Arial" w:hint="eastAsia"/>
          <w:color w:val="999AAA"/>
          <w:kern w:val="0"/>
          <w:sz w:val="13"/>
          <w:szCs w:val="13"/>
        </w:rPr>
        <w:t>获赞</w:t>
      </w:r>
    </w:p>
    <w:p w:rsidR="00612E05" w:rsidRPr="00612E05" w:rsidRDefault="00612E05" w:rsidP="00612E05">
      <w:pPr>
        <w:widowControl/>
        <w:shd w:val="clear" w:color="auto" w:fill="FFFFFF"/>
        <w:spacing w:line="213" w:lineRule="atLeast"/>
        <w:jc w:val="center"/>
        <w:rPr>
          <w:rFonts w:ascii="微软雅黑" w:eastAsia="微软雅黑" w:hAnsi="微软雅黑" w:cs="Arial" w:hint="eastAsia"/>
          <w:kern w:val="0"/>
          <w:sz w:val="13"/>
          <w:szCs w:val="13"/>
        </w:rPr>
      </w:pPr>
      <w:r w:rsidRPr="00612E05">
        <w:rPr>
          <w:rFonts w:ascii="微软雅黑" w:eastAsia="微软雅黑" w:hAnsi="微软雅黑" w:cs="Arial" w:hint="eastAsia"/>
          <w:color w:val="4A4D52"/>
          <w:kern w:val="0"/>
          <w:sz w:val="13"/>
        </w:rPr>
        <w:t>419</w:t>
      </w:r>
    </w:p>
    <w:p w:rsidR="00612E05" w:rsidRPr="00612E05" w:rsidRDefault="00612E05" w:rsidP="00612E05">
      <w:pPr>
        <w:widowControl/>
        <w:shd w:val="clear" w:color="auto" w:fill="FFFFFF"/>
        <w:spacing w:line="206" w:lineRule="atLeast"/>
        <w:ind w:left="795"/>
        <w:jc w:val="center"/>
        <w:rPr>
          <w:rFonts w:ascii="微软雅黑" w:eastAsia="微软雅黑" w:hAnsi="微软雅黑" w:cs="Arial" w:hint="eastAsia"/>
          <w:color w:val="999AAA"/>
          <w:kern w:val="0"/>
          <w:sz w:val="13"/>
          <w:szCs w:val="13"/>
        </w:rPr>
      </w:pPr>
      <w:r w:rsidRPr="00612E05">
        <w:rPr>
          <w:rFonts w:ascii="微软雅黑" w:eastAsia="微软雅黑" w:hAnsi="微软雅黑" w:cs="Arial" w:hint="eastAsia"/>
          <w:color w:val="999AAA"/>
          <w:kern w:val="0"/>
          <w:sz w:val="13"/>
          <w:szCs w:val="13"/>
        </w:rPr>
        <w:t>评论</w:t>
      </w:r>
    </w:p>
    <w:p w:rsidR="00612E05" w:rsidRPr="00612E05" w:rsidRDefault="00612E05" w:rsidP="00612E05">
      <w:pPr>
        <w:widowControl/>
        <w:shd w:val="clear" w:color="auto" w:fill="FFFFFF"/>
        <w:spacing w:line="213" w:lineRule="atLeast"/>
        <w:jc w:val="center"/>
        <w:rPr>
          <w:rFonts w:ascii="微软雅黑" w:eastAsia="微软雅黑" w:hAnsi="微软雅黑" w:cs="Arial" w:hint="eastAsia"/>
          <w:kern w:val="0"/>
          <w:sz w:val="13"/>
          <w:szCs w:val="13"/>
        </w:rPr>
      </w:pPr>
      <w:r w:rsidRPr="00612E05">
        <w:rPr>
          <w:rFonts w:ascii="微软雅黑" w:eastAsia="微软雅黑" w:hAnsi="微软雅黑" w:cs="Arial" w:hint="eastAsia"/>
          <w:color w:val="4A4D52"/>
          <w:kern w:val="0"/>
          <w:sz w:val="13"/>
        </w:rPr>
        <w:t>63万+</w:t>
      </w:r>
    </w:p>
    <w:p w:rsidR="00612E05" w:rsidRPr="00612E05" w:rsidRDefault="00612E05" w:rsidP="00612E05">
      <w:pPr>
        <w:widowControl/>
        <w:shd w:val="clear" w:color="auto" w:fill="FFFFFF"/>
        <w:spacing w:line="206" w:lineRule="atLeast"/>
        <w:ind w:left="795"/>
        <w:jc w:val="center"/>
        <w:rPr>
          <w:rFonts w:ascii="微软雅黑" w:eastAsia="微软雅黑" w:hAnsi="微软雅黑" w:cs="Arial" w:hint="eastAsia"/>
          <w:color w:val="999AAA"/>
          <w:kern w:val="0"/>
          <w:sz w:val="13"/>
          <w:szCs w:val="13"/>
        </w:rPr>
      </w:pPr>
      <w:r w:rsidRPr="00612E05">
        <w:rPr>
          <w:rFonts w:ascii="微软雅黑" w:eastAsia="微软雅黑" w:hAnsi="微软雅黑" w:cs="Arial" w:hint="eastAsia"/>
          <w:color w:val="999AAA"/>
          <w:kern w:val="0"/>
          <w:sz w:val="13"/>
          <w:szCs w:val="13"/>
        </w:rPr>
        <w:t>访问</w:t>
      </w:r>
    </w:p>
    <w:p w:rsidR="00612E05" w:rsidRPr="00612E05" w:rsidRDefault="00612E05" w:rsidP="00612E05">
      <w:pPr>
        <w:widowControl/>
        <w:shd w:val="clear" w:color="auto" w:fill="FFFFFF"/>
        <w:spacing w:line="213" w:lineRule="atLeast"/>
        <w:jc w:val="center"/>
        <w:rPr>
          <w:rFonts w:ascii="微软雅黑" w:eastAsia="微软雅黑" w:hAnsi="微软雅黑" w:cs="Arial" w:hint="eastAsia"/>
          <w:kern w:val="0"/>
          <w:sz w:val="13"/>
          <w:szCs w:val="13"/>
        </w:rPr>
      </w:pPr>
      <w:r w:rsidRPr="00612E05">
        <w:rPr>
          <w:rFonts w:ascii="微软雅黑" w:eastAsia="微软雅黑" w:hAnsi="微软雅黑" w:cs="Arial" w:hint="eastAsia"/>
          <w:color w:val="4A4D52"/>
          <w:kern w:val="0"/>
          <w:sz w:val="13"/>
        </w:rPr>
        <w:t>5223</w:t>
      </w:r>
    </w:p>
    <w:p w:rsidR="00612E05" w:rsidRPr="00612E05" w:rsidRDefault="00612E05" w:rsidP="00612E05">
      <w:pPr>
        <w:widowControl/>
        <w:shd w:val="clear" w:color="auto" w:fill="FFFFFF"/>
        <w:spacing w:line="206" w:lineRule="atLeast"/>
        <w:ind w:left="795"/>
        <w:jc w:val="center"/>
        <w:rPr>
          <w:rFonts w:ascii="微软雅黑" w:eastAsia="微软雅黑" w:hAnsi="微软雅黑" w:cs="Arial" w:hint="eastAsia"/>
          <w:color w:val="999AAA"/>
          <w:kern w:val="0"/>
          <w:sz w:val="13"/>
          <w:szCs w:val="13"/>
        </w:rPr>
      </w:pPr>
      <w:r w:rsidRPr="00612E05">
        <w:rPr>
          <w:rFonts w:ascii="微软雅黑" w:eastAsia="微软雅黑" w:hAnsi="微软雅黑" w:cs="Arial" w:hint="eastAsia"/>
          <w:color w:val="999AAA"/>
          <w:kern w:val="0"/>
          <w:sz w:val="13"/>
          <w:szCs w:val="13"/>
        </w:rPr>
        <w:t>积分</w:t>
      </w:r>
    </w:p>
    <w:p w:rsidR="00612E05" w:rsidRPr="00612E05" w:rsidRDefault="00612E05" w:rsidP="00612E05">
      <w:pPr>
        <w:widowControl/>
        <w:shd w:val="clear" w:color="auto" w:fill="FFFFFF"/>
        <w:spacing w:line="213" w:lineRule="atLeast"/>
        <w:jc w:val="center"/>
        <w:rPr>
          <w:rFonts w:ascii="微软雅黑" w:eastAsia="微软雅黑" w:hAnsi="微软雅黑" w:cs="Arial" w:hint="eastAsia"/>
          <w:kern w:val="0"/>
          <w:sz w:val="13"/>
          <w:szCs w:val="13"/>
        </w:rPr>
      </w:pPr>
      <w:r w:rsidRPr="00612E05">
        <w:rPr>
          <w:rFonts w:ascii="微软雅黑" w:eastAsia="微软雅黑" w:hAnsi="微软雅黑" w:cs="Arial" w:hint="eastAsia"/>
          <w:color w:val="4A4D52"/>
          <w:kern w:val="0"/>
          <w:sz w:val="13"/>
        </w:rPr>
        <w:t>653</w:t>
      </w:r>
    </w:p>
    <w:p w:rsidR="00612E05" w:rsidRPr="00612E05" w:rsidRDefault="00612E05" w:rsidP="00612E05">
      <w:pPr>
        <w:widowControl/>
        <w:shd w:val="clear" w:color="auto" w:fill="FFFFFF"/>
        <w:spacing w:line="206" w:lineRule="atLeast"/>
        <w:ind w:left="795"/>
        <w:jc w:val="center"/>
        <w:rPr>
          <w:rFonts w:ascii="微软雅黑" w:eastAsia="微软雅黑" w:hAnsi="微软雅黑" w:cs="Arial" w:hint="eastAsia"/>
          <w:color w:val="999AAA"/>
          <w:kern w:val="0"/>
          <w:sz w:val="13"/>
          <w:szCs w:val="13"/>
        </w:rPr>
      </w:pPr>
      <w:r w:rsidRPr="00612E05">
        <w:rPr>
          <w:rFonts w:ascii="微软雅黑" w:eastAsia="微软雅黑" w:hAnsi="微软雅黑" w:cs="Arial" w:hint="eastAsia"/>
          <w:color w:val="999AAA"/>
          <w:kern w:val="0"/>
          <w:sz w:val="13"/>
          <w:szCs w:val="13"/>
        </w:rPr>
        <w:t>收藏</w:t>
      </w:r>
    </w:p>
    <w:p w:rsidR="00612E05" w:rsidRPr="00612E05" w:rsidRDefault="00612E05" w:rsidP="00612E05">
      <w:pPr>
        <w:widowControl/>
        <w:shd w:val="clear" w:color="auto" w:fill="FFFFFF"/>
        <w:spacing w:line="213" w:lineRule="atLeast"/>
        <w:jc w:val="center"/>
        <w:rPr>
          <w:rFonts w:ascii="微软雅黑" w:eastAsia="微软雅黑" w:hAnsi="微软雅黑" w:cs="Arial" w:hint="eastAsia"/>
          <w:kern w:val="0"/>
          <w:sz w:val="13"/>
          <w:szCs w:val="13"/>
        </w:rPr>
      </w:pPr>
      <w:r w:rsidRPr="00612E05">
        <w:rPr>
          <w:rFonts w:ascii="微软雅黑" w:eastAsia="微软雅黑" w:hAnsi="微软雅黑" w:cs="Arial" w:hint="eastAsia"/>
          <w:color w:val="4A4D52"/>
          <w:kern w:val="0"/>
          <w:sz w:val="13"/>
        </w:rPr>
        <w:lastRenderedPageBreak/>
        <w:t>932</w:t>
      </w:r>
    </w:p>
    <w:p w:rsidR="00612E05" w:rsidRPr="00612E05" w:rsidRDefault="00612E05" w:rsidP="00612E05">
      <w:pPr>
        <w:widowControl/>
        <w:shd w:val="clear" w:color="auto" w:fill="FFFFFF"/>
        <w:spacing w:line="206" w:lineRule="atLeast"/>
        <w:ind w:left="795"/>
        <w:jc w:val="center"/>
        <w:rPr>
          <w:rFonts w:ascii="微软雅黑" w:eastAsia="微软雅黑" w:hAnsi="微软雅黑" w:cs="Arial" w:hint="eastAsia"/>
          <w:color w:val="999AAA"/>
          <w:kern w:val="0"/>
          <w:sz w:val="13"/>
          <w:szCs w:val="13"/>
        </w:rPr>
      </w:pPr>
      <w:hyperlink r:id="rId28" w:tgtFrame="_blank" w:history="1">
        <w:r w:rsidRPr="00612E05">
          <w:rPr>
            <w:rFonts w:ascii="微软雅黑" w:eastAsia="微软雅黑" w:hAnsi="微软雅黑" w:cs="Arial" w:hint="eastAsia"/>
            <w:color w:val="0000FF"/>
            <w:kern w:val="0"/>
            <w:sz w:val="13"/>
            <w:u w:val="single"/>
          </w:rPr>
          <w:t>周排名</w:t>
        </w:r>
      </w:hyperlink>
    </w:p>
    <w:p w:rsidR="00612E05" w:rsidRPr="00612E05" w:rsidRDefault="00612E05" w:rsidP="00612E05">
      <w:pPr>
        <w:widowControl/>
        <w:shd w:val="clear" w:color="auto" w:fill="FFFFFF"/>
        <w:spacing w:line="213" w:lineRule="atLeast"/>
        <w:jc w:val="center"/>
        <w:rPr>
          <w:rFonts w:ascii="微软雅黑" w:eastAsia="微软雅黑" w:hAnsi="微软雅黑" w:cs="Arial" w:hint="eastAsia"/>
          <w:kern w:val="0"/>
          <w:sz w:val="13"/>
          <w:szCs w:val="13"/>
        </w:rPr>
      </w:pPr>
      <w:r w:rsidRPr="00612E05">
        <w:rPr>
          <w:rFonts w:ascii="微软雅黑" w:eastAsia="微软雅黑" w:hAnsi="微软雅黑" w:cs="Arial" w:hint="eastAsia"/>
          <w:color w:val="4A4D52"/>
          <w:kern w:val="0"/>
          <w:sz w:val="13"/>
        </w:rPr>
        <w:t>9700</w:t>
      </w:r>
    </w:p>
    <w:p w:rsidR="00612E05" w:rsidRPr="00612E05" w:rsidRDefault="00612E05" w:rsidP="00612E05">
      <w:pPr>
        <w:widowControl/>
        <w:shd w:val="clear" w:color="auto" w:fill="FFFFFF"/>
        <w:spacing w:line="206" w:lineRule="atLeast"/>
        <w:ind w:left="795"/>
        <w:jc w:val="center"/>
        <w:rPr>
          <w:rFonts w:ascii="微软雅黑" w:eastAsia="微软雅黑" w:hAnsi="微软雅黑" w:cs="Arial" w:hint="eastAsia"/>
          <w:color w:val="999AAA"/>
          <w:kern w:val="0"/>
          <w:sz w:val="13"/>
          <w:szCs w:val="13"/>
        </w:rPr>
      </w:pPr>
      <w:hyperlink r:id="rId29" w:tgtFrame="_blank" w:history="1">
        <w:r w:rsidRPr="00612E05">
          <w:rPr>
            <w:rFonts w:ascii="微软雅黑" w:eastAsia="微软雅黑" w:hAnsi="微软雅黑" w:cs="Arial" w:hint="eastAsia"/>
            <w:color w:val="0000FF"/>
            <w:kern w:val="0"/>
            <w:sz w:val="13"/>
            <w:u w:val="single"/>
          </w:rPr>
          <w:t>总排名</w:t>
        </w:r>
      </w:hyperlink>
    </w:p>
    <w:p w:rsidR="00612E05" w:rsidRPr="00612E05" w:rsidRDefault="00612E05" w:rsidP="00612E05">
      <w:pPr>
        <w:widowControl/>
        <w:shd w:val="clear" w:color="auto" w:fill="FFFFFF"/>
        <w:spacing w:line="213" w:lineRule="atLeast"/>
        <w:jc w:val="center"/>
        <w:rPr>
          <w:rFonts w:ascii="微软雅黑" w:eastAsia="微软雅黑" w:hAnsi="微软雅黑" w:cs="Arial" w:hint="eastAsia"/>
          <w:kern w:val="0"/>
          <w:sz w:val="13"/>
          <w:szCs w:val="13"/>
        </w:rPr>
      </w:pPr>
      <w:r>
        <w:rPr>
          <w:rFonts w:ascii="微软雅黑" w:eastAsia="微软雅黑" w:hAnsi="微软雅黑" w:cs="Arial"/>
          <w:noProof/>
          <w:color w:val="0000FF"/>
          <w:kern w:val="0"/>
          <w:sz w:val="13"/>
          <w:szCs w:val="13"/>
        </w:rPr>
        <w:drawing>
          <wp:inline distT="0" distB="0" distL="0" distR="0">
            <wp:extent cx="570230" cy="570230"/>
            <wp:effectExtent l="0" t="0" r="1270" b="0"/>
            <wp:docPr id="4" name="图片 4" descr="https://csdnimg.cn/identity/blog6.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sdnimg.cn/identity/blog6.png">
                      <a:hlinkClick r:id="rId30" tgtFrame="&quot;_blank&quot;"/>
                    </pic:cNvPr>
                    <pic:cNvPicPr>
                      <a:picLocks noChangeAspect="1" noChangeArrowheads="1"/>
                    </pic:cNvPicPr>
                  </pic:nvPicPr>
                  <pic:blipFill>
                    <a:blip r:embed="rId31"/>
                    <a:srcRect/>
                    <a:stretch>
                      <a:fillRect/>
                    </a:stretch>
                  </pic:blipFill>
                  <pic:spPr bwMode="auto">
                    <a:xfrm>
                      <a:off x="0" y="0"/>
                      <a:ext cx="570230" cy="570230"/>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FFFFF"/>
        <w:spacing w:line="206" w:lineRule="atLeast"/>
        <w:ind w:left="795"/>
        <w:jc w:val="center"/>
        <w:rPr>
          <w:rFonts w:ascii="微软雅黑" w:eastAsia="微软雅黑" w:hAnsi="微软雅黑" w:cs="Arial" w:hint="eastAsia"/>
          <w:color w:val="999AAA"/>
          <w:kern w:val="0"/>
          <w:sz w:val="13"/>
          <w:szCs w:val="13"/>
        </w:rPr>
      </w:pPr>
      <w:r w:rsidRPr="00612E05">
        <w:rPr>
          <w:rFonts w:ascii="微软雅黑" w:eastAsia="微软雅黑" w:hAnsi="微软雅黑" w:cs="Arial" w:hint="eastAsia"/>
          <w:color w:val="999AAA"/>
          <w:kern w:val="0"/>
          <w:sz w:val="13"/>
          <w:szCs w:val="13"/>
        </w:rPr>
        <w:t>等级</w:t>
      </w:r>
    </w:p>
    <w:p w:rsidR="00612E05" w:rsidRPr="00612E05" w:rsidRDefault="00612E05" w:rsidP="00612E05">
      <w:pPr>
        <w:widowControl/>
        <w:shd w:val="clear" w:color="auto" w:fill="FFFFFF"/>
        <w:spacing w:line="213" w:lineRule="atLeast"/>
        <w:jc w:val="left"/>
        <w:rPr>
          <w:rFonts w:ascii="Arial" w:eastAsia="宋体" w:hAnsi="Arial" w:cs="Arial" w:hint="eastAsia"/>
          <w:kern w:val="0"/>
          <w:sz w:val="13"/>
          <w:szCs w:val="13"/>
        </w:rPr>
      </w:pPr>
      <w:r>
        <w:rPr>
          <w:rFonts w:ascii="Arial" w:eastAsia="宋体" w:hAnsi="Arial" w:cs="Arial"/>
          <w:noProof/>
          <w:kern w:val="0"/>
          <w:sz w:val="13"/>
          <w:szCs w:val="13"/>
        </w:rPr>
        <w:drawing>
          <wp:inline distT="0" distB="0" distL="0" distR="0">
            <wp:extent cx="2286000" cy="2286000"/>
            <wp:effectExtent l="0" t="0" r="0" b="0"/>
            <wp:docPr id="5" name="图片 5" descr="https://csdnimg.cn/medal/github@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sdnimg.cn/medal/github@120.png"/>
                    <pic:cNvPicPr>
                      <a:picLocks noChangeAspect="1" noChangeArrowheads="1"/>
                    </pic:cNvPicPr>
                  </pic:nvPicPr>
                  <pic:blipFill>
                    <a:blip r:embed="rId32"/>
                    <a:srcRect/>
                    <a:stretch>
                      <a:fillRect/>
                    </a:stretch>
                  </pic:blipFill>
                  <pic:spPr bwMode="auto">
                    <a:xfrm>
                      <a:off x="0" y="0"/>
                      <a:ext cx="2286000" cy="2286000"/>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FFFFF"/>
        <w:spacing w:line="213" w:lineRule="atLeast"/>
        <w:jc w:val="left"/>
        <w:rPr>
          <w:rFonts w:ascii="Arial" w:eastAsia="宋体" w:hAnsi="Arial" w:cs="Arial"/>
          <w:kern w:val="0"/>
          <w:sz w:val="13"/>
          <w:szCs w:val="13"/>
        </w:rPr>
      </w:pPr>
      <w:r>
        <w:rPr>
          <w:rFonts w:ascii="Arial" w:eastAsia="宋体" w:hAnsi="Arial" w:cs="Arial"/>
          <w:noProof/>
          <w:kern w:val="0"/>
          <w:sz w:val="13"/>
          <w:szCs w:val="13"/>
        </w:rPr>
        <w:drawing>
          <wp:inline distT="0" distB="0" distL="0" distR="0">
            <wp:extent cx="2286000" cy="2286000"/>
            <wp:effectExtent l="0" t="0" r="0" b="0"/>
            <wp:docPr id="6" name="图片 6" descr="https://csdnimg.cn/medal/qiandao3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sdnimg.cn/medal/qiandao30@120.png"/>
                    <pic:cNvPicPr>
                      <a:picLocks noChangeAspect="1" noChangeArrowheads="1"/>
                    </pic:cNvPicPr>
                  </pic:nvPicPr>
                  <pic:blipFill>
                    <a:blip r:embed="rId33"/>
                    <a:srcRect/>
                    <a:stretch>
                      <a:fillRect/>
                    </a:stretch>
                  </pic:blipFill>
                  <pic:spPr bwMode="auto">
                    <a:xfrm>
                      <a:off x="0" y="0"/>
                      <a:ext cx="2286000" cy="2286000"/>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FFFFF"/>
        <w:spacing w:line="213" w:lineRule="atLeast"/>
        <w:jc w:val="left"/>
        <w:rPr>
          <w:rFonts w:ascii="Arial" w:eastAsia="宋体" w:hAnsi="Arial" w:cs="Arial"/>
          <w:kern w:val="0"/>
          <w:sz w:val="13"/>
          <w:szCs w:val="13"/>
        </w:rPr>
      </w:pPr>
      <w:r>
        <w:rPr>
          <w:rFonts w:ascii="Arial" w:eastAsia="宋体" w:hAnsi="Arial" w:cs="Arial"/>
          <w:noProof/>
          <w:kern w:val="0"/>
          <w:sz w:val="13"/>
          <w:szCs w:val="13"/>
        </w:rPr>
        <w:drawing>
          <wp:inline distT="0" distB="0" distL="0" distR="0">
            <wp:extent cx="2286000" cy="2286000"/>
            <wp:effectExtent l="0" t="0" r="0" b="0"/>
            <wp:docPr id="7" name="图片 7" descr="https://csdnimg.cn/medal/chizhiyiheng@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sdnimg.cn/medal/chizhiyiheng@120.png"/>
                    <pic:cNvPicPr>
                      <a:picLocks noChangeAspect="1" noChangeArrowheads="1"/>
                    </pic:cNvPicPr>
                  </pic:nvPicPr>
                  <pic:blipFill>
                    <a:blip r:embed="rId34"/>
                    <a:srcRect/>
                    <a:stretch>
                      <a:fillRect/>
                    </a:stretch>
                  </pic:blipFill>
                  <pic:spPr bwMode="auto">
                    <a:xfrm>
                      <a:off x="0" y="0"/>
                      <a:ext cx="2286000" cy="2286000"/>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FFFFF"/>
        <w:spacing w:line="213" w:lineRule="atLeast"/>
        <w:jc w:val="left"/>
        <w:rPr>
          <w:rFonts w:ascii="Arial" w:eastAsia="宋体" w:hAnsi="Arial" w:cs="Arial"/>
          <w:kern w:val="0"/>
          <w:sz w:val="13"/>
          <w:szCs w:val="13"/>
        </w:rPr>
      </w:pPr>
      <w:r>
        <w:rPr>
          <w:rFonts w:ascii="Arial" w:eastAsia="宋体" w:hAnsi="Arial" w:cs="Arial"/>
          <w:noProof/>
          <w:kern w:val="0"/>
          <w:sz w:val="13"/>
          <w:szCs w:val="13"/>
        </w:rPr>
        <w:lastRenderedPageBreak/>
        <w:drawing>
          <wp:inline distT="0" distB="0" distL="0" distR="0">
            <wp:extent cx="2286000" cy="2286000"/>
            <wp:effectExtent l="0" t="0" r="0" b="0"/>
            <wp:docPr id="8" name="图片 8" descr="https://csdnimg.cn/medal/qixiebiaobing4@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sdnimg.cn/medal/qixiebiaobing4@120.png"/>
                    <pic:cNvPicPr>
                      <a:picLocks noChangeAspect="1" noChangeArrowheads="1"/>
                    </pic:cNvPicPr>
                  </pic:nvPicPr>
                  <pic:blipFill>
                    <a:blip r:embed="rId35"/>
                    <a:srcRect/>
                    <a:stretch>
                      <a:fillRect/>
                    </a:stretch>
                  </pic:blipFill>
                  <pic:spPr bwMode="auto">
                    <a:xfrm>
                      <a:off x="0" y="0"/>
                      <a:ext cx="2286000" cy="2286000"/>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FFFFF"/>
        <w:spacing w:line="213" w:lineRule="atLeast"/>
        <w:jc w:val="left"/>
        <w:rPr>
          <w:rFonts w:ascii="Arial" w:eastAsia="宋体" w:hAnsi="Arial" w:cs="Arial"/>
          <w:kern w:val="0"/>
          <w:sz w:val="13"/>
          <w:szCs w:val="13"/>
        </w:rPr>
      </w:pPr>
      <w:r>
        <w:rPr>
          <w:rFonts w:ascii="Arial" w:eastAsia="宋体" w:hAnsi="Arial" w:cs="Arial"/>
          <w:noProof/>
          <w:kern w:val="0"/>
          <w:sz w:val="13"/>
          <w:szCs w:val="13"/>
        </w:rPr>
        <w:drawing>
          <wp:inline distT="0" distB="0" distL="0" distR="0">
            <wp:extent cx="2286000" cy="2286000"/>
            <wp:effectExtent l="0" t="0" r="0" b="0"/>
            <wp:docPr id="9" name="图片 9" descr="https://csdnimg.cn/medal/yuanli_tansuo@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sdnimg.cn/medal/yuanli_tansuo@120.png"/>
                    <pic:cNvPicPr>
                      <a:picLocks noChangeAspect="1" noChangeArrowheads="1"/>
                    </pic:cNvPicPr>
                  </pic:nvPicPr>
                  <pic:blipFill>
                    <a:blip r:embed="rId36"/>
                    <a:srcRect/>
                    <a:stretch>
                      <a:fillRect/>
                    </a:stretch>
                  </pic:blipFill>
                  <pic:spPr bwMode="auto">
                    <a:xfrm>
                      <a:off x="0" y="0"/>
                      <a:ext cx="2286000" cy="2286000"/>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FFFFF"/>
        <w:spacing w:line="213" w:lineRule="atLeast"/>
        <w:jc w:val="left"/>
        <w:rPr>
          <w:rFonts w:ascii="Arial" w:eastAsia="宋体" w:hAnsi="Arial" w:cs="Arial"/>
          <w:kern w:val="0"/>
          <w:sz w:val="13"/>
          <w:szCs w:val="13"/>
        </w:rPr>
      </w:pPr>
      <w:r>
        <w:rPr>
          <w:rFonts w:ascii="Arial" w:eastAsia="宋体" w:hAnsi="Arial" w:cs="Arial"/>
          <w:noProof/>
          <w:kern w:val="0"/>
          <w:sz w:val="13"/>
          <w:szCs w:val="13"/>
        </w:rPr>
        <w:drawing>
          <wp:inline distT="0" distB="0" distL="0" distR="0">
            <wp:extent cx="2286000" cy="2286000"/>
            <wp:effectExtent l="0" t="0" r="0" b="0"/>
            <wp:docPr id="10" name="图片 10" descr="https://csdnimg.cn/medal/yuanli_xuexili@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sdnimg.cn/medal/yuanli_xuexili@120.png"/>
                    <pic:cNvPicPr>
                      <a:picLocks noChangeAspect="1" noChangeArrowheads="1"/>
                    </pic:cNvPicPr>
                  </pic:nvPicPr>
                  <pic:blipFill>
                    <a:blip r:embed="rId37"/>
                    <a:srcRect/>
                    <a:stretch>
                      <a:fillRect/>
                    </a:stretch>
                  </pic:blipFill>
                  <pic:spPr bwMode="auto">
                    <a:xfrm>
                      <a:off x="0" y="0"/>
                      <a:ext cx="2286000" cy="2286000"/>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FFFFF"/>
        <w:spacing w:line="213" w:lineRule="atLeast"/>
        <w:jc w:val="left"/>
        <w:rPr>
          <w:rFonts w:ascii="Arial" w:eastAsia="宋体" w:hAnsi="Arial" w:cs="Arial"/>
          <w:kern w:val="0"/>
          <w:sz w:val="13"/>
          <w:szCs w:val="13"/>
        </w:rPr>
      </w:pPr>
      <w:r>
        <w:rPr>
          <w:rFonts w:ascii="Arial" w:eastAsia="宋体" w:hAnsi="Arial" w:cs="Arial"/>
          <w:noProof/>
          <w:kern w:val="0"/>
          <w:sz w:val="13"/>
          <w:szCs w:val="13"/>
        </w:rPr>
        <w:lastRenderedPageBreak/>
        <w:drawing>
          <wp:inline distT="0" distB="0" distL="0" distR="0">
            <wp:extent cx="4572000" cy="4572000"/>
            <wp:effectExtent l="0" t="0" r="0" b="0"/>
            <wp:docPr id="11" name="图片 11" descr="https://csdnimg.cn/medal/yuanli_xinren@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sdnimg.cn/medal/yuanli_xinren@240.png"/>
                    <pic:cNvPicPr>
                      <a:picLocks noChangeAspect="1" noChangeArrowheads="1"/>
                    </pic:cNvPicPr>
                  </pic:nvPicPr>
                  <pic:blipFill>
                    <a:blip r:embed="rId38"/>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FFFFF"/>
        <w:spacing w:line="262" w:lineRule="atLeast"/>
        <w:jc w:val="center"/>
        <w:rPr>
          <w:rFonts w:ascii="Arial" w:eastAsia="宋体" w:hAnsi="Arial" w:cs="Arial"/>
          <w:color w:val="F5A523"/>
          <w:kern w:val="0"/>
          <w:sz w:val="11"/>
          <w:szCs w:val="11"/>
        </w:rPr>
      </w:pPr>
      <w:hyperlink r:id="rId39" w:tgtFrame="_blank" w:history="1">
        <w:r w:rsidRPr="00612E05">
          <w:rPr>
            <w:rFonts w:ascii="微软雅黑" w:eastAsia="微软雅黑" w:hAnsi="微软雅黑" w:cs="Arial" w:hint="eastAsia"/>
            <w:color w:val="4A4D52"/>
            <w:kern w:val="0"/>
            <w:sz w:val="13"/>
            <w:u w:val="single"/>
          </w:rPr>
          <w:t>TA的主页</w:t>
        </w:r>
      </w:hyperlink>
    </w:p>
    <w:p w:rsidR="00612E05" w:rsidRPr="00612E05" w:rsidRDefault="00612E05" w:rsidP="00612E05">
      <w:pPr>
        <w:widowControl/>
        <w:shd w:val="clear" w:color="auto" w:fill="FFFFFF"/>
        <w:spacing w:line="262" w:lineRule="atLeast"/>
        <w:jc w:val="center"/>
        <w:rPr>
          <w:rFonts w:ascii="Arial" w:eastAsia="宋体" w:hAnsi="Arial" w:cs="Arial"/>
          <w:color w:val="F5A523"/>
          <w:kern w:val="0"/>
          <w:sz w:val="11"/>
          <w:szCs w:val="11"/>
        </w:rPr>
      </w:pPr>
      <w:hyperlink r:id="rId40" w:tgtFrame="_blank" w:history="1">
        <w:r w:rsidRPr="00612E05">
          <w:rPr>
            <w:rFonts w:ascii="微软雅黑" w:eastAsia="微软雅黑" w:hAnsi="微软雅黑" w:cs="Arial" w:hint="eastAsia"/>
            <w:color w:val="4A4D52"/>
            <w:kern w:val="0"/>
            <w:sz w:val="13"/>
            <w:u w:val="single"/>
          </w:rPr>
          <w:t>私信</w:t>
        </w:r>
      </w:hyperlink>
    </w:p>
    <w:p w:rsidR="00612E05" w:rsidRPr="00612E05" w:rsidRDefault="00612E05" w:rsidP="00612E05">
      <w:pPr>
        <w:widowControl/>
        <w:shd w:val="clear" w:color="auto" w:fill="FFFFFF"/>
        <w:spacing w:line="262" w:lineRule="atLeast"/>
        <w:jc w:val="center"/>
        <w:rPr>
          <w:rFonts w:ascii="Arial" w:eastAsia="宋体" w:hAnsi="Arial" w:cs="Arial"/>
          <w:color w:val="F5A523"/>
          <w:kern w:val="0"/>
          <w:sz w:val="11"/>
          <w:szCs w:val="11"/>
        </w:rPr>
      </w:pPr>
      <w:r w:rsidRPr="00612E05">
        <w:rPr>
          <w:rFonts w:ascii="Arial" w:eastAsia="宋体" w:hAnsi="Arial" w:cs="Arial"/>
          <w:color w:val="F5A523"/>
          <w:kern w:val="0"/>
          <w:sz w:val="11"/>
          <w:szCs w:val="11"/>
        </w:rPr>
        <w:t>关注</w:t>
      </w:r>
    </w:p>
    <w:p w:rsidR="00612E05" w:rsidRPr="00612E05" w:rsidRDefault="00612E05" w:rsidP="00612E05">
      <w:pPr>
        <w:widowControl/>
        <w:spacing w:line="213" w:lineRule="atLeast"/>
        <w:jc w:val="center"/>
        <w:rPr>
          <w:ins w:id="0" w:author="Unknown"/>
          <w:rFonts w:ascii="Arial" w:eastAsia="宋体" w:hAnsi="Arial" w:cs="Arial"/>
          <w:kern w:val="0"/>
          <w:sz w:val="13"/>
          <w:szCs w:val="13"/>
        </w:rPr>
      </w:pPr>
      <w:r>
        <w:rPr>
          <w:rFonts w:ascii="Arial" w:eastAsia="宋体" w:hAnsi="Arial" w:cs="Arial"/>
          <w:noProof/>
          <w:kern w:val="0"/>
          <w:sz w:val="13"/>
          <w:szCs w:val="13"/>
        </w:rPr>
        <w:drawing>
          <wp:inline distT="0" distB="0" distL="0" distR="0">
            <wp:extent cx="5715" cy="5715"/>
            <wp:effectExtent l="0" t="0" r="0" b="0"/>
            <wp:docPr id="12" name="图片 12" descr="https://kunyu.csdn.net/1.png?p=56&amp;a=703&amp;c=0&amp;k=&amp;d=1&amp;t=3&amp;u=3b53996ea12643dca388e56d4e9704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kunyu.csdn.net/1.png?p=56&amp;a=703&amp;c=0&amp;k=&amp;d=1&amp;t=3&amp;u=3b53996ea12643dca388e56d4e97042c"/>
                    <pic:cNvPicPr>
                      <a:picLocks noChangeAspect="1" noChangeArrowheads="1"/>
                    </pic:cNvPicPr>
                  </pic:nvPicPr>
                  <pic:blipFill>
                    <a:blip r:embed="rId41"/>
                    <a:srcRect/>
                    <a:stretch>
                      <a:fillRect/>
                    </a:stretch>
                  </pic:blipFill>
                  <pic:spPr bwMode="auto">
                    <a:xfrm>
                      <a:off x="0" y="0"/>
                      <a:ext cx="5715" cy="5715"/>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5F5F5"/>
        <w:spacing w:line="355" w:lineRule="atLeast"/>
        <w:jc w:val="left"/>
        <w:outlineLvl w:val="2"/>
        <w:rPr>
          <w:ins w:id="1" w:author="Unknown"/>
          <w:rFonts w:ascii="微软雅黑" w:eastAsia="微软雅黑" w:hAnsi="微软雅黑" w:cs="Arial"/>
          <w:b/>
          <w:bCs/>
          <w:color w:val="3D3D3D"/>
          <w:kern w:val="0"/>
          <w:sz w:val="13"/>
          <w:szCs w:val="13"/>
        </w:rPr>
      </w:pPr>
      <w:ins w:id="2" w:author="Unknown">
        <w:r w:rsidRPr="00612E05">
          <w:rPr>
            <w:rFonts w:ascii="微软雅黑" w:eastAsia="微软雅黑" w:hAnsi="微软雅黑" w:cs="Arial" w:hint="eastAsia"/>
            <w:b/>
            <w:bCs/>
            <w:color w:val="3D3D3D"/>
            <w:kern w:val="0"/>
            <w:sz w:val="13"/>
            <w:szCs w:val="13"/>
          </w:rPr>
          <w:t>最新文章</w:t>
        </w:r>
      </w:ins>
    </w:p>
    <w:p w:rsidR="00612E05" w:rsidRPr="00612E05" w:rsidRDefault="00612E05" w:rsidP="00612E05">
      <w:pPr>
        <w:widowControl/>
        <w:numPr>
          <w:ilvl w:val="0"/>
          <w:numId w:val="3"/>
        </w:numPr>
        <w:shd w:val="clear" w:color="auto" w:fill="FFFFFF"/>
        <w:spacing w:line="213" w:lineRule="atLeast"/>
        <w:ind w:left="75"/>
        <w:jc w:val="left"/>
        <w:rPr>
          <w:ins w:id="3" w:author="Unknown"/>
          <w:rFonts w:ascii="微软雅黑" w:eastAsia="微软雅黑" w:hAnsi="微软雅黑" w:cs="Arial" w:hint="eastAsia"/>
          <w:kern w:val="0"/>
          <w:sz w:val="13"/>
          <w:szCs w:val="13"/>
        </w:rPr>
      </w:pPr>
      <w:ins w:id="4"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"https://blog.csdn.net/qq_36667170/article/details/106064421"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电脑摄像头打不开</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3"/>
        </w:numPr>
        <w:shd w:val="clear" w:color="auto" w:fill="FFFFFF"/>
        <w:spacing w:line="213" w:lineRule="atLeast"/>
        <w:ind w:left="75"/>
        <w:jc w:val="left"/>
        <w:rPr>
          <w:ins w:id="5" w:author="Unknown"/>
          <w:rFonts w:ascii="微软雅黑" w:eastAsia="微软雅黑" w:hAnsi="微软雅黑" w:cs="Arial" w:hint="eastAsia"/>
          <w:kern w:val="0"/>
          <w:sz w:val="13"/>
          <w:szCs w:val="13"/>
        </w:rPr>
      </w:pPr>
      <w:ins w:id="6"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"https://blog.csdn.net/qq_36667170/article/details/105156340"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JavaScript 数组扁平化的几种方法</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3"/>
        </w:numPr>
        <w:shd w:val="clear" w:color="auto" w:fill="FFFFFF"/>
        <w:spacing w:line="213" w:lineRule="atLeast"/>
        <w:ind w:left="75"/>
        <w:jc w:val="left"/>
        <w:rPr>
          <w:ins w:id="7" w:author="Unknown"/>
          <w:rFonts w:ascii="微软雅黑" w:eastAsia="微软雅黑" w:hAnsi="微软雅黑" w:cs="Arial" w:hint="eastAsia"/>
          <w:kern w:val="0"/>
          <w:sz w:val="13"/>
          <w:szCs w:val="13"/>
        </w:rPr>
      </w:pPr>
      <w:ins w:id="8"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"https://blog.csdn.net/qq_36667170/article/details/105846999"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hexo markdown渲染器 @upupming/hexo-renderer-markdown-it-plus</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3"/>
        </w:numPr>
        <w:shd w:val="clear" w:color="auto" w:fill="FFFFFF"/>
        <w:spacing w:line="213" w:lineRule="atLeast"/>
        <w:ind w:left="75"/>
        <w:jc w:val="left"/>
        <w:rPr>
          <w:ins w:id="9" w:author="Unknown"/>
          <w:rFonts w:ascii="微软雅黑" w:eastAsia="微软雅黑" w:hAnsi="微软雅黑" w:cs="Arial" w:hint="eastAsia"/>
          <w:kern w:val="0"/>
          <w:sz w:val="13"/>
          <w:szCs w:val="13"/>
        </w:rPr>
      </w:pPr>
      <w:ins w:id="10"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"https://blog.csdn.net/qq_36667170/article/details/105824214"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Alpha混合：一个颜色上覆盖另一个透明颜色</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3"/>
        </w:numPr>
        <w:shd w:val="clear" w:color="auto" w:fill="FFFFFF"/>
        <w:spacing w:line="213" w:lineRule="atLeast"/>
        <w:ind w:left="75"/>
        <w:jc w:val="left"/>
        <w:rPr>
          <w:ins w:id="11" w:author="Unknown"/>
          <w:rFonts w:ascii="微软雅黑" w:eastAsia="微软雅黑" w:hAnsi="微软雅黑" w:cs="Arial" w:hint="eastAsia"/>
          <w:kern w:val="0"/>
          <w:sz w:val="13"/>
          <w:szCs w:val="13"/>
        </w:rPr>
      </w:pPr>
      <w:ins w:id="12"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"https://blog.csdn.net/qq_36667170/article/details/105789610"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hexo + github 搭建博客详细教程</w:t>
        </w:r>
        <w:r w:rsidRPr="00612E05">
          <w:rPr>
            <w:rFonts w:ascii="微软雅黑" w:eastAsia="微软雅黑" w:hAnsi="微软雅黑" w:cs="Arial"/>
            <w:kern w:val="0"/>
            <w:sz w:val="13"/>
            <w:szCs w:val="13"/>
          </w:rPr>
          <w:fldChar w:fldCharType="end"/>
        </w:r>
      </w:ins>
    </w:p>
    <w:p w:rsidR="00612E05" w:rsidRPr="00612E05" w:rsidRDefault="00612E05" w:rsidP="00612E05">
      <w:pPr>
        <w:widowControl/>
        <w:shd w:val="clear" w:color="auto" w:fill="F5F5F5"/>
        <w:spacing w:line="355" w:lineRule="atLeast"/>
        <w:jc w:val="left"/>
        <w:outlineLvl w:val="2"/>
        <w:rPr>
          <w:ins w:id="13" w:author="Unknown"/>
          <w:rFonts w:ascii="微软雅黑" w:eastAsia="微软雅黑" w:hAnsi="微软雅黑" w:cs="Arial" w:hint="eastAsia"/>
          <w:b/>
          <w:bCs/>
          <w:color w:val="3D3D3D"/>
          <w:kern w:val="0"/>
          <w:sz w:val="13"/>
          <w:szCs w:val="13"/>
        </w:rPr>
      </w:pPr>
      <w:ins w:id="14" w:author="Unknown">
        <w:r w:rsidRPr="00612E05">
          <w:rPr>
            <w:rFonts w:ascii="微软雅黑" w:eastAsia="微软雅黑" w:hAnsi="微软雅黑" w:cs="Arial" w:hint="eastAsia"/>
            <w:b/>
            <w:bCs/>
            <w:color w:val="3D3D3D"/>
            <w:kern w:val="0"/>
            <w:sz w:val="13"/>
            <w:szCs w:val="13"/>
          </w:rPr>
          <w:t>分类专栏</w:t>
        </w:r>
      </w:ins>
    </w:p>
    <w:p w:rsidR="00612E05" w:rsidRPr="00612E05" w:rsidRDefault="00612E05" w:rsidP="00612E05">
      <w:pPr>
        <w:widowControl/>
        <w:numPr>
          <w:ilvl w:val="0"/>
          <w:numId w:val="4"/>
        </w:numPr>
        <w:shd w:val="clear" w:color="auto" w:fill="FFFFFF"/>
        <w:spacing w:line="213" w:lineRule="atLeast"/>
        <w:ind w:left="75"/>
        <w:jc w:val="left"/>
        <w:rPr>
          <w:ins w:id="15" w:author="Unknown"/>
          <w:rFonts w:ascii="微软雅黑" w:eastAsia="微软雅黑" w:hAnsi="微软雅黑" w:cs="Arial" w:hint="eastAsia"/>
          <w:kern w:val="0"/>
          <w:sz w:val="13"/>
          <w:szCs w:val="13"/>
        </w:rPr>
      </w:pPr>
      <w:ins w:id="16"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"https://blog.csdn.net/qq_36667170/category_9818302.html" </w:instrText>
        </w:r>
        <w:r w:rsidRPr="00612E05">
          <w:rPr>
            <w:rFonts w:ascii="微软雅黑" w:eastAsia="微软雅黑" w:hAnsi="微软雅黑" w:cs="Arial"/>
            <w:kern w:val="0"/>
            <w:sz w:val="13"/>
            <w:szCs w:val="13"/>
          </w:rPr>
          <w:fldChar w:fldCharType="separate"/>
        </w:r>
      </w:ins>
      <w:r>
        <w:rPr>
          <w:rFonts w:ascii="微软雅黑" w:eastAsia="微软雅黑" w:hAnsi="微软雅黑" w:cs="Arial"/>
          <w:noProof/>
          <w:color w:val="555666"/>
          <w:kern w:val="0"/>
          <w:sz w:val="13"/>
          <w:szCs w:val="13"/>
        </w:rPr>
        <w:drawing>
          <wp:inline distT="0" distB="0" distL="0" distR="0">
            <wp:extent cx="611505" cy="611505"/>
            <wp:effectExtent l="19050" t="0" r="0" b="0"/>
            <wp:docPr id="13" name="图片 13" descr="https://img-blog.csdnimg.cn/20200420095928463.jpg?x-oss-process=image/resize,m_fixed,h_64,w_64">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img.cn/20200420095928463.jpg?x-oss-process=image/resize,m_fixed,h_64,w_64">
                      <a:hlinkClick r:id="rId42"/>
                    </pic:cNvPr>
                    <pic:cNvPicPr>
                      <a:picLocks noChangeAspect="1" noChangeArrowheads="1"/>
                    </pic:cNvPicPr>
                  </pic:nvPicPr>
                  <pic:blipFill>
                    <a:blip r:embed="rId43"/>
                    <a:srcRect/>
                    <a:stretch>
                      <a:fillRect/>
                    </a:stretch>
                  </pic:blipFill>
                  <pic:spPr bwMode="auto">
                    <a:xfrm>
                      <a:off x="0" y="0"/>
                      <a:ext cx="611505" cy="611505"/>
                    </a:xfrm>
                    <a:prstGeom prst="rect">
                      <a:avLst/>
                    </a:prstGeom>
                    <a:noFill/>
                    <a:ln w="9525">
                      <a:noFill/>
                      <a:miter lim="800000"/>
                      <a:headEnd/>
                      <a:tailEnd/>
                    </a:ln>
                  </pic:spPr>
                </pic:pic>
              </a:graphicData>
            </a:graphic>
          </wp:inline>
        </w:drawing>
      </w:r>
      <w:ins w:id="17" w:author="Unknown">
        <w:r w:rsidRPr="00612E05">
          <w:rPr>
            <w:rFonts w:ascii="微软雅黑" w:eastAsia="微软雅黑" w:hAnsi="微软雅黑" w:cs="Arial" w:hint="eastAsia"/>
            <w:color w:val="555666"/>
            <w:kern w:val="0"/>
            <w:sz w:val="13"/>
            <w:u w:val="single"/>
          </w:rPr>
          <w:t>HTML+CSS</w:t>
        </w:r>
        <w:r w:rsidRPr="00612E05">
          <w:rPr>
            <w:rFonts w:ascii="微软雅黑" w:eastAsia="微软雅黑" w:hAnsi="微软雅黑" w:cs="Arial" w:hint="eastAsia"/>
            <w:color w:val="999AAA"/>
            <w:kern w:val="0"/>
            <w:sz w:val="11"/>
            <w:u w:val="single"/>
          </w:rPr>
          <w:t>9篇</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4"/>
        </w:numPr>
        <w:shd w:val="clear" w:color="auto" w:fill="FFFFFF"/>
        <w:spacing w:line="213" w:lineRule="atLeast"/>
        <w:ind w:left="75"/>
        <w:jc w:val="left"/>
        <w:rPr>
          <w:ins w:id="18" w:author="Unknown"/>
          <w:rFonts w:ascii="微软雅黑" w:eastAsia="微软雅黑" w:hAnsi="微软雅黑" w:cs="Arial" w:hint="eastAsia"/>
          <w:kern w:val="0"/>
          <w:sz w:val="13"/>
          <w:szCs w:val="13"/>
        </w:rPr>
      </w:pPr>
      <w:ins w:id="19"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"https://blog.csdn.net/qq_36667170/category_9799380.html" </w:instrText>
        </w:r>
        <w:r w:rsidRPr="00612E05">
          <w:rPr>
            <w:rFonts w:ascii="微软雅黑" w:eastAsia="微软雅黑" w:hAnsi="微软雅黑" w:cs="Arial"/>
            <w:kern w:val="0"/>
            <w:sz w:val="13"/>
            <w:szCs w:val="13"/>
          </w:rPr>
          <w:fldChar w:fldCharType="separate"/>
        </w:r>
      </w:ins>
      <w:r>
        <w:rPr>
          <w:rFonts w:ascii="微软雅黑" w:eastAsia="微软雅黑" w:hAnsi="微软雅黑" w:cs="Arial"/>
          <w:noProof/>
          <w:color w:val="555666"/>
          <w:kern w:val="0"/>
          <w:sz w:val="13"/>
          <w:szCs w:val="13"/>
        </w:rPr>
        <w:drawing>
          <wp:inline distT="0" distB="0" distL="0" distR="0">
            <wp:extent cx="611505" cy="611505"/>
            <wp:effectExtent l="19050" t="0" r="0" b="0"/>
            <wp:docPr id="14" name="图片 14" descr="https://img-blog.csdnimg.cn/20200420100036134.jpg?x-oss-process=image/resize,m_fixed,h_64,w_64">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img.cn/20200420100036134.jpg?x-oss-process=image/resize,m_fixed,h_64,w_64">
                      <a:hlinkClick r:id="rId44"/>
                    </pic:cNvPr>
                    <pic:cNvPicPr>
                      <a:picLocks noChangeAspect="1" noChangeArrowheads="1"/>
                    </pic:cNvPicPr>
                  </pic:nvPicPr>
                  <pic:blipFill>
                    <a:blip r:embed="rId45"/>
                    <a:srcRect/>
                    <a:stretch>
                      <a:fillRect/>
                    </a:stretch>
                  </pic:blipFill>
                  <pic:spPr bwMode="auto">
                    <a:xfrm>
                      <a:off x="0" y="0"/>
                      <a:ext cx="611505" cy="611505"/>
                    </a:xfrm>
                    <a:prstGeom prst="rect">
                      <a:avLst/>
                    </a:prstGeom>
                    <a:noFill/>
                    <a:ln w="9525">
                      <a:noFill/>
                      <a:miter lim="800000"/>
                      <a:headEnd/>
                      <a:tailEnd/>
                    </a:ln>
                  </pic:spPr>
                </pic:pic>
              </a:graphicData>
            </a:graphic>
          </wp:inline>
        </w:drawing>
      </w:r>
      <w:ins w:id="20" w:author="Unknown">
        <w:r w:rsidRPr="00612E05">
          <w:rPr>
            <w:rFonts w:ascii="微软雅黑" w:eastAsia="微软雅黑" w:hAnsi="微软雅黑" w:cs="Arial" w:hint="eastAsia"/>
            <w:color w:val="555666"/>
            <w:kern w:val="0"/>
            <w:sz w:val="13"/>
            <w:u w:val="single"/>
          </w:rPr>
          <w:t>JavaScript</w:t>
        </w:r>
        <w:r w:rsidRPr="00612E05">
          <w:rPr>
            <w:rFonts w:ascii="微软雅黑" w:eastAsia="微软雅黑" w:hAnsi="微软雅黑" w:cs="Arial" w:hint="eastAsia"/>
            <w:color w:val="999AAA"/>
            <w:kern w:val="0"/>
            <w:sz w:val="11"/>
            <w:u w:val="single"/>
          </w:rPr>
          <w:t>27篇</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4"/>
        </w:numPr>
        <w:shd w:val="clear" w:color="auto" w:fill="FFFFFF"/>
        <w:spacing w:line="213" w:lineRule="atLeast"/>
        <w:ind w:left="75"/>
        <w:jc w:val="left"/>
        <w:rPr>
          <w:ins w:id="21" w:author="Unknown"/>
          <w:rFonts w:ascii="微软雅黑" w:eastAsia="微软雅黑" w:hAnsi="微软雅黑" w:cs="Arial" w:hint="eastAsia"/>
          <w:kern w:val="0"/>
          <w:sz w:val="13"/>
          <w:szCs w:val="13"/>
        </w:rPr>
      </w:pPr>
      <w:ins w:id="22" w:author="Unknown">
        <w:r w:rsidRPr="00612E05">
          <w:rPr>
            <w:rFonts w:ascii="微软雅黑" w:eastAsia="微软雅黑" w:hAnsi="微软雅黑" w:cs="Arial"/>
            <w:kern w:val="0"/>
            <w:sz w:val="13"/>
            <w:szCs w:val="13"/>
          </w:rPr>
          <w:lastRenderedPageBreak/>
          <w:fldChar w:fldCharType="begin"/>
        </w:r>
        <w:r w:rsidRPr="00612E05">
          <w:rPr>
            <w:rFonts w:ascii="微软雅黑" w:eastAsia="微软雅黑" w:hAnsi="微软雅黑" w:cs="Arial"/>
            <w:kern w:val="0"/>
            <w:sz w:val="13"/>
            <w:szCs w:val="13"/>
          </w:rPr>
          <w:instrText xml:space="preserve"> HYPERLINK "https://blog.csdn.net/qq_36667170/category_9762282.html" </w:instrText>
        </w:r>
        <w:r w:rsidRPr="00612E05">
          <w:rPr>
            <w:rFonts w:ascii="微软雅黑" w:eastAsia="微软雅黑" w:hAnsi="微软雅黑" w:cs="Arial"/>
            <w:kern w:val="0"/>
            <w:sz w:val="13"/>
            <w:szCs w:val="13"/>
          </w:rPr>
          <w:fldChar w:fldCharType="separate"/>
        </w:r>
      </w:ins>
      <w:r>
        <w:rPr>
          <w:rFonts w:ascii="微软雅黑" w:eastAsia="微软雅黑" w:hAnsi="微软雅黑" w:cs="Arial"/>
          <w:noProof/>
          <w:color w:val="555666"/>
          <w:kern w:val="0"/>
          <w:sz w:val="13"/>
          <w:szCs w:val="13"/>
        </w:rPr>
        <w:drawing>
          <wp:inline distT="0" distB="0" distL="0" distR="0">
            <wp:extent cx="611505" cy="611505"/>
            <wp:effectExtent l="19050" t="0" r="0" b="0"/>
            <wp:docPr id="15" name="图片 15" descr="https://img-blog.csdnimg.cn/20200420100201242.jpg?x-oss-process=image/resize,m_fixed,h_64,w_64">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img.cn/20200420100201242.jpg?x-oss-process=image/resize,m_fixed,h_64,w_64">
                      <a:hlinkClick r:id="rId46"/>
                    </pic:cNvPr>
                    <pic:cNvPicPr>
                      <a:picLocks noChangeAspect="1" noChangeArrowheads="1"/>
                    </pic:cNvPicPr>
                  </pic:nvPicPr>
                  <pic:blipFill>
                    <a:blip r:embed="rId47"/>
                    <a:srcRect/>
                    <a:stretch>
                      <a:fillRect/>
                    </a:stretch>
                  </pic:blipFill>
                  <pic:spPr bwMode="auto">
                    <a:xfrm>
                      <a:off x="0" y="0"/>
                      <a:ext cx="611505" cy="611505"/>
                    </a:xfrm>
                    <a:prstGeom prst="rect">
                      <a:avLst/>
                    </a:prstGeom>
                    <a:noFill/>
                    <a:ln w="9525">
                      <a:noFill/>
                      <a:miter lim="800000"/>
                      <a:headEnd/>
                      <a:tailEnd/>
                    </a:ln>
                  </pic:spPr>
                </pic:pic>
              </a:graphicData>
            </a:graphic>
          </wp:inline>
        </w:drawing>
      </w:r>
      <w:ins w:id="23" w:author="Unknown">
        <w:r w:rsidRPr="00612E05">
          <w:rPr>
            <w:rFonts w:ascii="微软雅黑" w:eastAsia="微软雅黑" w:hAnsi="微软雅黑" w:cs="Arial" w:hint="eastAsia"/>
            <w:color w:val="555666"/>
            <w:kern w:val="0"/>
            <w:sz w:val="13"/>
            <w:u w:val="single"/>
          </w:rPr>
          <w:t>前端</w:t>
        </w:r>
        <w:r w:rsidRPr="00612E05">
          <w:rPr>
            <w:rFonts w:ascii="微软雅黑" w:eastAsia="微软雅黑" w:hAnsi="微软雅黑" w:cs="Arial" w:hint="eastAsia"/>
            <w:color w:val="999AAA"/>
            <w:kern w:val="0"/>
            <w:sz w:val="11"/>
            <w:u w:val="single"/>
          </w:rPr>
          <w:t>3篇</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4"/>
        </w:numPr>
        <w:shd w:val="clear" w:color="auto" w:fill="FFFFFF"/>
        <w:spacing w:line="213" w:lineRule="atLeast"/>
        <w:ind w:left="75"/>
        <w:jc w:val="left"/>
        <w:rPr>
          <w:ins w:id="24" w:author="Unknown"/>
          <w:rFonts w:ascii="微软雅黑" w:eastAsia="微软雅黑" w:hAnsi="微软雅黑" w:cs="Arial" w:hint="eastAsia"/>
          <w:kern w:val="0"/>
          <w:sz w:val="13"/>
          <w:szCs w:val="13"/>
        </w:rPr>
      </w:pPr>
      <w:ins w:id="25"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"https://blog.csdn.net/qq_36667170/category_7499588.html" </w:instrText>
        </w:r>
        <w:r w:rsidRPr="00612E05">
          <w:rPr>
            <w:rFonts w:ascii="微软雅黑" w:eastAsia="微软雅黑" w:hAnsi="微软雅黑" w:cs="Arial"/>
            <w:kern w:val="0"/>
            <w:sz w:val="13"/>
            <w:szCs w:val="13"/>
          </w:rPr>
          <w:fldChar w:fldCharType="separate"/>
        </w:r>
      </w:ins>
      <w:r>
        <w:rPr>
          <w:rFonts w:ascii="微软雅黑" w:eastAsia="微软雅黑" w:hAnsi="微软雅黑" w:cs="Arial"/>
          <w:noProof/>
          <w:color w:val="555666"/>
          <w:kern w:val="0"/>
          <w:sz w:val="13"/>
          <w:szCs w:val="13"/>
        </w:rPr>
        <w:drawing>
          <wp:inline distT="0" distB="0" distL="0" distR="0">
            <wp:extent cx="611505" cy="611505"/>
            <wp:effectExtent l="19050" t="0" r="0" b="0"/>
            <wp:docPr id="16" name="图片 16" descr="https://img-blog.csdnimg.cn/20200420100427377.jpg?x-oss-process=image/resize,m_fixed,h_64,w_64">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img.cn/20200420100427377.jpg?x-oss-process=image/resize,m_fixed,h_64,w_64">
                      <a:hlinkClick r:id="rId48"/>
                    </pic:cNvPr>
                    <pic:cNvPicPr>
                      <a:picLocks noChangeAspect="1" noChangeArrowheads="1"/>
                    </pic:cNvPicPr>
                  </pic:nvPicPr>
                  <pic:blipFill>
                    <a:blip r:embed="rId49"/>
                    <a:srcRect/>
                    <a:stretch>
                      <a:fillRect/>
                    </a:stretch>
                  </pic:blipFill>
                  <pic:spPr bwMode="auto">
                    <a:xfrm>
                      <a:off x="0" y="0"/>
                      <a:ext cx="611505" cy="611505"/>
                    </a:xfrm>
                    <a:prstGeom prst="rect">
                      <a:avLst/>
                    </a:prstGeom>
                    <a:noFill/>
                    <a:ln w="9525">
                      <a:noFill/>
                      <a:miter lim="800000"/>
                      <a:headEnd/>
                      <a:tailEnd/>
                    </a:ln>
                  </pic:spPr>
                </pic:pic>
              </a:graphicData>
            </a:graphic>
          </wp:inline>
        </w:drawing>
      </w:r>
      <w:ins w:id="26" w:author="Unknown">
        <w:r w:rsidRPr="00612E05">
          <w:rPr>
            <w:rFonts w:ascii="微软雅黑" w:eastAsia="微软雅黑" w:hAnsi="微软雅黑" w:cs="Arial" w:hint="eastAsia"/>
            <w:color w:val="555666"/>
            <w:kern w:val="0"/>
            <w:sz w:val="13"/>
            <w:u w:val="single"/>
          </w:rPr>
          <w:t>数据结构和算法</w:t>
        </w:r>
        <w:r w:rsidRPr="00612E05">
          <w:rPr>
            <w:rFonts w:ascii="微软雅黑" w:eastAsia="微软雅黑" w:hAnsi="微软雅黑" w:cs="Arial" w:hint="eastAsia"/>
            <w:color w:val="999AAA"/>
            <w:kern w:val="0"/>
            <w:sz w:val="11"/>
            <w:u w:val="single"/>
          </w:rPr>
          <w:t>13篇</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4"/>
        </w:numPr>
        <w:shd w:val="clear" w:color="auto" w:fill="FFFFFF"/>
        <w:spacing w:line="213" w:lineRule="atLeast"/>
        <w:ind w:left="75"/>
        <w:jc w:val="left"/>
        <w:rPr>
          <w:ins w:id="27" w:author="Unknown"/>
          <w:rFonts w:ascii="微软雅黑" w:eastAsia="微软雅黑" w:hAnsi="微软雅黑" w:cs="Arial" w:hint="eastAsia"/>
          <w:kern w:val="0"/>
          <w:sz w:val="13"/>
          <w:szCs w:val="13"/>
        </w:rPr>
      </w:pPr>
      <w:ins w:id="28"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"https://blog.csdn.net/qq_36667170/category_9925184.html" </w:instrText>
        </w:r>
        <w:r w:rsidRPr="00612E05">
          <w:rPr>
            <w:rFonts w:ascii="微软雅黑" w:eastAsia="微软雅黑" w:hAnsi="微软雅黑" w:cs="Arial"/>
            <w:kern w:val="0"/>
            <w:sz w:val="13"/>
            <w:szCs w:val="13"/>
          </w:rPr>
          <w:fldChar w:fldCharType="separate"/>
        </w:r>
      </w:ins>
      <w:r>
        <w:rPr>
          <w:rFonts w:ascii="微软雅黑" w:eastAsia="微软雅黑" w:hAnsi="微软雅黑" w:cs="Arial"/>
          <w:noProof/>
          <w:color w:val="555666"/>
          <w:kern w:val="0"/>
          <w:sz w:val="13"/>
          <w:szCs w:val="13"/>
        </w:rPr>
        <w:drawing>
          <wp:inline distT="0" distB="0" distL="0" distR="0">
            <wp:extent cx="611505" cy="611505"/>
            <wp:effectExtent l="19050" t="0" r="0" b="0"/>
            <wp:docPr id="17" name="图片 17" descr="https://img-blog.csdnimg.cn/20200420095514507.jpg?x-oss-process=image/resize,m_fixed,h_64,w_64">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img.cn/20200420095514507.jpg?x-oss-process=image/resize,m_fixed,h_64,w_64">
                      <a:hlinkClick r:id="rId50"/>
                    </pic:cNvPr>
                    <pic:cNvPicPr>
                      <a:picLocks noChangeAspect="1" noChangeArrowheads="1"/>
                    </pic:cNvPicPr>
                  </pic:nvPicPr>
                  <pic:blipFill>
                    <a:blip r:embed="rId51"/>
                    <a:srcRect/>
                    <a:stretch>
                      <a:fillRect/>
                    </a:stretch>
                  </pic:blipFill>
                  <pic:spPr bwMode="auto">
                    <a:xfrm>
                      <a:off x="0" y="0"/>
                      <a:ext cx="611505" cy="611505"/>
                    </a:xfrm>
                    <a:prstGeom prst="rect">
                      <a:avLst/>
                    </a:prstGeom>
                    <a:noFill/>
                    <a:ln w="9525">
                      <a:noFill/>
                      <a:miter lim="800000"/>
                      <a:headEnd/>
                      <a:tailEnd/>
                    </a:ln>
                  </pic:spPr>
                </pic:pic>
              </a:graphicData>
            </a:graphic>
          </wp:inline>
        </w:drawing>
      </w:r>
      <w:ins w:id="29" w:author="Unknown">
        <w:r w:rsidRPr="00612E05">
          <w:rPr>
            <w:rFonts w:ascii="微软雅黑" w:eastAsia="微软雅黑" w:hAnsi="微软雅黑" w:cs="Arial" w:hint="eastAsia"/>
            <w:color w:val="555666"/>
            <w:kern w:val="0"/>
            <w:sz w:val="13"/>
            <w:u w:val="single"/>
          </w:rPr>
          <w:t>计算机基础</w:t>
        </w:r>
        <w:r w:rsidRPr="00612E05">
          <w:rPr>
            <w:rFonts w:ascii="微软雅黑" w:eastAsia="微软雅黑" w:hAnsi="微软雅黑" w:cs="Arial" w:hint="eastAsia"/>
            <w:color w:val="999AAA"/>
            <w:kern w:val="0"/>
            <w:sz w:val="11"/>
            <w:u w:val="single"/>
          </w:rPr>
          <w:t>1篇</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4"/>
        </w:numPr>
        <w:shd w:val="clear" w:color="auto" w:fill="FFFFFF"/>
        <w:spacing w:line="213" w:lineRule="atLeast"/>
        <w:ind w:left="75"/>
        <w:jc w:val="left"/>
        <w:rPr>
          <w:ins w:id="30" w:author="Unknown"/>
          <w:rFonts w:ascii="微软雅黑" w:eastAsia="微软雅黑" w:hAnsi="微软雅黑" w:cs="Arial" w:hint="eastAsia"/>
          <w:kern w:val="0"/>
          <w:sz w:val="13"/>
          <w:szCs w:val="13"/>
        </w:rPr>
      </w:pPr>
      <w:ins w:id="31"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"https://blog.csdn.net/qq_36667170/category_7402630.html" </w:instrText>
        </w:r>
        <w:r w:rsidRPr="00612E05">
          <w:rPr>
            <w:rFonts w:ascii="微软雅黑" w:eastAsia="微软雅黑" w:hAnsi="微软雅黑" w:cs="Arial"/>
            <w:kern w:val="0"/>
            <w:sz w:val="13"/>
            <w:szCs w:val="13"/>
          </w:rPr>
          <w:fldChar w:fldCharType="separate"/>
        </w:r>
      </w:ins>
      <w:r>
        <w:rPr>
          <w:rFonts w:ascii="微软雅黑" w:eastAsia="微软雅黑" w:hAnsi="微软雅黑" w:cs="Arial"/>
          <w:noProof/>
          <w:color w:val="555666"/>
          <w:kern w:val="0"/>
          <w:sz w:val="13"/>
          <w:szCs w:val="13"/>
        </w:rPr>
        <w:drawing>
          <wp:inline distT="0" distB="0" distL="0" distR="0">
            <wp:extent cx="611505" cy="611505"/>
            <wp:effectExtent l="19050" t="0" r="0" b="0"/>
            <wp:docPr id="18" name="图片 18" descr="https://img-blog.csdnimg.cn/20200420100817869.jpg?x-oss-process=image/resize,m_fixed,h_64,w_64">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img.cn/20200420100817869.jpg?x-oss-process=image/resize,m_fixed,h_64,w_64">
                      <a:hlinkClick r:id="rId52"/>
                    </pic:cNvPr>
                    <pic:cNvPicPr>
                      <a:picLocks noChangeAspect="1" noChangeArrowheads="1"/>
                    </pic:cNvPicPr>
                  </pic:nvPicPr>
                  <pic:blipFill>
                    <a:blip r:embed="rId53"/>
                    <a:srcRect/>
                    <a:stretch>
                      <a:fillRect/>
                    </a:stretch>
                  </pic:blipFill>
                  <pic:spPr bwMode="auto">
                    <a:xfrm>
                      <a:off x="0" y="0"/>
                      <a:ext cx="611505" cy="611505"/>
                    </a:xfrm>
                    <a:prstGeom prst="rect">
                      <a:avLst/>
                    </a:prstGeom>
                    <a:noFill/>
                    <a:ln w="9525">
                      <a:noFill/>
                      <a:miter lim="800000"/>
                      <a:headEnd/>
                      <a:tailEnd/>
                    </a:ln>
                  </pic:spPr>
                </pic:pic>
              </a:graphicData>
            </a:graphic>
          </wp:inline>
        </w:drawing>
      </w:r>
      <w:ins w:id="32" w:author="Unknown">
        <w:r w:rsidRPr="00612E05">
          <w:rPr>
            <w:rFonts w:ascii="微软雅黑" w:eastAsia="微软雅黑" w:hAnsi="微软雅黑" w:cs="Arial" w:hint="eastAsia"/>
            <w:color w:val="555666"/>
            <w:kern w:val="0"/>
            <w:sz w:val="13"/>
            <w:u w:val="single"/>
          </w:rPr>
          <w:t>Git</w:t>
        </w:r>
        <w:r w:rsidRPr="00612E05">
          <w:rPr>
            <w:rFonts w:ascii="微软雅黑" w:eastAsia="微软雅黑" w:hAnsi="微软雅黑" w:cs="Arial" w:hint="eastAsia"/>
            <w:color w:val="999AAA"/>
            <w:kern w:val="0"/>
            <w:sz w:val="11"/>
            <w:u w:val="single"/>
          </w:rPr>
          <w:t>16篇</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4"/>
        </w:numPr>
        <w:shd w:val="clear" w:color="auto" w:fill="FFFFFF"/>
        <w:spacing w:line="213" w:lineRule="atLeast"/>
        <w:ind w:left="75"/>
        <w:jc w:val="left"/>
        <w:rPr>
          <w:ins w:id="33" w:author="Unknown"/>
          <w:rFonts w:ascii="微软雅黑" w:eastAsia="微软雅黑" w:hAnsi="微软雅黑" w:cs="Arial" w:hint="eastAsia"/>
          <w:kern w:val="0"/>
          <w:sz w:val="13"/>
          <w:szCs w:val="13"/>
        </w:rPr>
      </w:pPr>
      <w:ins w:id="34"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"https://blog.csdn.net/qq_36667170/category_7257448.html" </w:instrText>
        </w:r>
        <w:r w:rsidRPr="00612E05">
          <w:rPr>
            <w:rFonts w:ascii="微软雅黑" w:eastAsia="微软雅黑" w:hAnsi="微软雅黑" w:cs="Arial"/>
            <w:kern w:val="0"/>
            <w:sz w:val="13"/>
            <w:szCs w:val="13"/>
          </w:rPr>
          <w:fldChar w:fldCharType="separate"/>
        </w:r>
      </w:ins>
      <w:r>
        <w:rPr>
          <w:rFonts w:ascii="微软雅黑" w:eastAsia="微软雅黑" w:hAnsi="微软雅黑" w:cs="Arial"/>
          <w:noProof/>
          <w:color w:val="555666"/>
          <w:kern w:val="0"/>
          <w:sz w:val="13"/>
          <w:szCs w:val="13"/>
        </w:rPr>
        <w:drawing>
          <wp:inline distT="0" distB="0" distL="0" distR="0">
            <wp:extent cx="611505" cy="611505"/>
            <wp:effectExtent l="19050" t="0" r="0" b="0"/>
            <wp:docPr id="19" name="图片 19" descr="https://img-blog.csdnimg.cn/20200420101015198.jpg?x-oss-process=image/resize,m_fixed,h_64,w_64">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img.cn/20200420101015198.jpg?x-oss-process=image/resize,m_fixed,h_64,w_64">
                      <a:hlinkClick r:id="rId54"/>
                    </pic:cNvPr>
                    <pic:cNvPicPr>
                      <a:picLocks noChangeAspect="1" noChangeArrowheads="1"/>
                    </pic:cNvPicPr>
                  </pic:nvPicPr>
                  <pic:blipFill>
                    <a:blip r:embed="rId55"/>
                    <a:srcRect/>
                    <a:stretch>
                      <a:fillRect/>
                    </a:stretch>
                  </pic:blipFill>
                  <pic:spPr bwMode="auto">
                    <a:xfrm>
                      <a:off x="0" y="0"/>
                      <a:ext cx="611505" cy="611505"/>
                    </a:xfrm>
                    <a:prstGeom prst="rect">
                      <a:avLst/>
                    </a:prstGeom>
                    <a:noFill/>
                    <a:ln w="9525">
                      <a:noFill/>
                      <a:miter lim="800000"/>
                      <a:headEnd/>
                      <a:tailEnd/>
                    </a:ln>
                  </pic:spPr>
                </pic:pic>
              </a:graphicData>
            </a:graphic>
          </wp:inline>
        </w:drawing>
      </w:r>
      <w:ins w:id="35" w:author="Unknown">
        <w:r w:rsidRPr="00612E05">
          <w:rPr>
            <w:rFonts w:ascii="微软雅黑" w:eastAsia="微软雅黑" w:hAnsi="微软雅黑" w:cs="Arial" w:hint="eastAsia"/>
            <w:color w:val="555666"/>
            <w:kern w:val="0"/>
            <w:sz w:val="13"/>
            <w:u w:val="single"/>
          </w:rPr>
          <w:t>刷题</w:t>
        </w:r>
        <w:r w:rsidRPr="00612E05">
          <w:rPr>
            <w:rFonts w:ascii="微软雅黑" w:eastAsia="微软雅黑" w:hAnsi="微软雅黑" w:cs="Arial" w:hint="eastAsia"/>
            <w:color w:val="999AAA"/>
            <w:kern w:val="0"/>
            <w:sz w:val="11"/>
            <w:u w:val="single"/>
          </w:rPr>
          <w:t>44篇</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4"/>
        </w:numPr>
        <w:shd w:val="clear" w:color="auto" w:fill="FFFFFF"/>
        <w:spacing w:line="213" w:lineRule="atLeast"/>
        <w:ind w:left="75"/>
        <w:jc w:val="left"/>
        <w:rPr>
          <w:ins w:id="36" w:author="Unknown"/>
          <w:rFonts w:ascii="微软雅黑" w:eastAsia="微软雅黑" w:hAnsi="微软雅黑" w:cs="Arial" w:hint="eastAsia"/>
          <w:kern w:val="0"/>
          <w:sz w:val="13"/>
          <w:szCs w:val="13"/>
        </w:rPr>
      </w:pPr>
      <w:ins w:id="37"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"https://blog.csdn.net/qq_36667170/category_9925242.html" </w:instrText>
        </w:r>
        <w:r w:rsidRPr="00612E05">
          <w:rPr>
            <w:rFonts w:ascii="微软雅黑" w:eastAsia="微软雅黑" w:hAnsi="微软雅黑" w:cs="Arial"/>
            <w:kern w:val="0"/>
            <w:sz w:val="13"/>
            <w:szCs w:val="13"/>
          </w:rPr>
          <w:fldChar w:fldCharType="separate"/>
        </w:r>
      </w:ins>
      <w:r>
        <w:rPr>
          <w:rFonts w:ascii="微软雅黑" w:eastAsia="微软雅黑" w:hAnsi="微软雅黑" w:cs="Arial"/>
          <w:noProof/>
          <w:color w:val="555666"/>
          <w:kern w:val="0"/>
          <w:sz w:val="13"/>
          <w:szCs w:val="13"/>
        </w:rPr>
        <w:drawing>
          <wp:inline distT="0" distB="0" distL="0" distR="0">
            <wp:extent cx="611505" cy="611505"/>
            <wp:effectExtent l="19050" t="0" r="0" b="0"/>
            <wp:docPr id="20" name="图片 20" descr="https://img-blog.csdnimg.cn/20200420101236955.jpg?x-oss-process=image/resize,m_fixed,h_64,w_64">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blog.csdnimg.cn/20200420101236955.jpg?x-oss-process=image/resize,m_fixed,h_64,w_64">
                      <a:hlinkClick r:id="rId56"/>
                    </pic:cNvPr>
                    <pic:cNvPicPr>
                      <a:picLocks noChangeAspect="1" noChangeArrowheads="1"/>
                    </pic:cNvPicPr>
                  </pic:nvPicPr>
                  <pic:blipFill>
                    <a:blip r:embed="rId57"/>
                    <a:srcRect/>
                    <a:stretch>
                      <a:fillRect/>
                    </a:stretch>
                  </pic:blipFill>
                  <pic:spPr bwMode="auto">
                    <a:xfrm>
                      <a:off x="0" y="0"/>
                      <a:ext cx="611505" cy="611505"/>
                    </a:xfrm>
                    <a:prstGeom prst="rect">
                      <a:avLst/>
                    </a:prstGeom>
                    <a:noFill/>
                    <a:ln w="9525">
                      <a:noFill/>
                      <a:miter lim="800000"/>
                      <a:headEnd/>
                      <a:tailEnd/>
                    </a:ln>
                  </pic:spPr>
                </pic:pic>
              </a:graphicData>
            </a:graphic>
          </wp:inline>
        </w:drawing>
      </w:r>
      <w:ins w:id="38" w:author="Unknown">
        <w:r w:rsidRPr="00612E05">
          <w:rPr>
            <w:rFonts w:ascii="微软雅黑" w:eastAsia="微软雅黑" w:hAnsi="微软雅黑" w:cs="Arial" w:hint="eastAsia"/>
            <w:color w:val="555666"/>
            <w:kern w:val="0"/>
            <w:sz w:val="13"/>
            <w:u w:val="single"/>
          </w:rPr>
          <w:t>解决问题</w:t>
        </w:r>
        <w:r w:rsidRPr="00612E05">
          <w:rPr>
            <w:rFonts w:ascii="微软雅黑" w:eastAsia="微软雅黑" w:hAnsi="微软雅黑" w:cs="Arial" w:hint="eastAsia"/>
            <w:color w:val="999AAA"/>
            <w:kern w:val="0"/>
            <w:sz w:val="11"/>
            <w:u w:val="single"/>
          </w:rPr>
          <w:t>18篇</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4"/>
        </w:numPr>
        <w:shd w:val="clear" w:color="auto" w:fill="FFFFFF"/>
        <w:spacing w:line="213" w:lineRule="atLeast"/>
        <w:ind w:left="75"/>
        <w:jc w:val="left"/>
        <w:rPr>
          <w:ins w:id="39" w:author="Unknown"/>
          <w:rFonts w:ascii="微软雅黑" w:eastAsia="微软雅黑" w:hAnsi="微软雅黑" w:cs="Arial" w:hint="eastAsia"/>
          <w:kern w:val="0"/>
          <w:sz w:val="13"/>
          <w:szCs w:val="13"/>
        </w:rPr>
      </w:pPr>
      <w:ins w:id="40"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"https://blog.csdn.net/qq_36667170/category_7562682.html" </w:instrText>
        </w:r>
        <w:r w:rsidRPr="00612E05">
          <w:rPr>
            <w:rFonts w:ascii="微软雅黑" w:eastAsia="微软雅黑" w:hAnsi="微软雅黑" w:cs="Arial"/>
            <w:kern w:val="0"/>
            <w:sz w:val="13"/>
            <w:szCs w:val="13"/>
          </w:rPr>
          <w:fldChar w:fldCharType="separate"/>
        </w:r>
      </w:ins>
      <w:r>
        <w:rPr>
          <w:rFonts w:ascii="微软雅黑" w:eastAsia="微软雅黑" w:hAnsi="微软雅黑" w:cs="Arial"/>
          <w:noProof/>
          <w:color w:val="555666"/>
          <w:kern w:val="0"/>
          <w:sz w:val="13"/>
          <w:szCs w:val="13"/>
        </w:rPr>
        <w:drawing>
          <wp:inline distT="0" distB="0" distL="0" distR="0">
            <wp:extent cx="611505" cy="611505"/>
            <wp:effectExtent l="19050" t="0" r="0" b="0"/>
            <wp:docPr id="21" name="图片 21" descr="https://img-blog.csdnimg.cn/20200420101402860.jpg?x-oss-process=image/resize,m_fixed,h_64,w_64">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20200420101402860.jpg?x-oss-process=image/resize,m_fixed,h_64,w_64">
                      <a:hlinkClick r:id="rId58"/>
                    </pic:cNvPr>
                    <pic:cNvPicPr>
                      <a:picLocks noChangeAspect="1" noChangeArrowheads="1"/>
                    </pic:cNvPicPr>
                  </pic:nvPicPr>
                  <pic:blipFill>
                    <a:blip r:embed="rId59"/>
                    <a:srcRect/>
                    <a:stretch>
                      <a:fillRect/>
                    </a:stretch>
                  </pic:blipFill>
                  <pic:spPr bwMode="auto">
                    <a:xfrm>
                      <a:off x="0" y="0"/>
                      <a:ext cx="611505" cy="611505"/>
                    </a:xfrm>
                    <a:prstGeom prst="rect">
                      <a:avLst/>
                    </a:prstGeom>
                    <a:noFill/>
                    <a:ln w="9525">
                      <a:noFill/>
                      <a:miter lim="800000"/>
                      <a:headEnd/>
                      <a:tailEnd/>
                    </a:ln>
                  </pic:spPr>
                </pic:pic>
              </a:graphicData>
            </a:graphic>
          </wp:inline>
        </w:drawing>
      </w:r>
      <w:ins w:id="41" w:author="Unknown">
        <w:r w:rsidRPr="00612E05">
          <w:rPr>
            <w:rFonts w:ascii="微软雅黑" w:eastAsia="微软雅黑" w:hAnsi="微软雅黑" w:cs="Arial" w:hint="eastAsia"/>
            <w:color w:val="555666"/>
            <w:kern w:val="0"/>
            <w:sz w:val="13"/>
            <w:u w:val="single"/>
          </w:rPr>
          <w:t>其他</w:t>
        </w:r>
        <w:r w:rsidRPr="00612E05">
          <w:rPr>
            <w:rFonts w:ascii="微软雅黑" w:eastAsia="微软雅黑" w:hAnsi="微软雅黑" w:cs="Arial" w:hint="eastAsia"/>
            <w:color w:val="999AAA"/>
            <w:kern w:val="0"/>
            <w:sz w:val="11"/>
            <w:u w:val="single"/>
          </w:rPr>
          <w:t>15篇</w:t>
        </w:r>
        <w:r w:rsidRPr="00612E05">
          <w:rPr>
            <w:rFonts w:ascii="微软雅黑" w:eastAsia="微软雅黑" w:hAnsi="微软雅黑" w:cs="Arial"/>
            <w:kern w:val="0"/>
            <w:sz w:val="13"/>
            <w:szCs w:val="13"/>
          </w:rPr>
          <w:fldChar w:fldCharType="end"/>
        </w:r>
      </w:ins>
    </w:p>
    <w:p w:rsidR="00612E05" w:rsidRPr="00612E05" w:rsidRDefault="00612E05" w:rsidP="00612E05">
      <w:pPr>
        <w:widowControl/>
        <w:shd w:val="clear" w:color="auto" w:fill="FFFFFF"/>
        <w:spacing w:line="213" w:lineRule="atLeast"/>
        <w:jc w:val="center"/>
        <w:rPr>
          <w:ins w:id="42" w:author="Unknown"/>
          <w:rFonts w:ascii="微软雅黑" w:eastAsia="微软雅黑" w:hAnsi="微软雅黑" w:cs="Arial" w:hint="eastAsia"/>
          <w:kern w:val="0"/>
          <w:sz w:val="13"/>
          <w:szCs w:val="13"/>
        </w:rPr>
      </w:pPr>
      <w:r>
        <w:rPr>
          <w:rFonts w:ascii="微软雅黑" w:eastAsia="微软雅黑" w:hAnsi="微软雅黑" w:cs="Arial"/>
          <w:noProof/>
          <w:kern w:val="0"/>
          <w:sz w:val="13"/>
          <w:szCs w:val="13"/>
        </w:rPr>
        <w:drawing>
          <wp:inline distT="0" distB="0" distL="0" distR="0">
            <wp:extent cx="225425" cy="136525"/>
            <wp:effectExtent l="19050" t="0" r="3175" b="0"/>
            <wp:docPr id="22" name="图片 22" descr="https://csdnimg.cn/release/phoenix/template/new_img/arrowDow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sdnimg.cn/release/phoenix/template/new_img/arrowDownWhite.png"/>
                    <pic:cNvPicPr>
                      <a:picLocks noChangeAspect="1" noChangeArrowheads="1"/>
                    </pic:cNvPicPr>
                  </pic:nvPicPr>
                  <pic:blipFill>
                    <a:blip r:embed="rId60"/>
                    <a:srcRect/>
                    <a:stretch>
                      <a:fillRect/>
                    </a:stretch>
                  </pic:blipFill>
                  <pic:spPr bwMode="auto">
                    <a:xfrm>
                      <a:off x="0" y="0"/>
                      <a:ext cx="225425" cy="136525"/>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5F5F5"/>
        <w:spacing w:line="355" w:lineRule="atLeast"/>
        <w:jc w:val="left"/>
        <w:outlineLvl w:val="2"/>
        <w:rPr>
          <w:ins w:id="43" w:author="Unknown"/>
          <w:rFonts w:ascii="微软雅黑" w:eastAsia="微软雅黑" w:hAnsi="微软雅黑" w:cs="Arial" w:hint="eastAsia"/>
          <w:b/>
          <w:bCs/>
          <w:color w:val="3D3D3D"/>
          <w:kern w:val="0"/>
          <w:sz w:val="13"/>
          <w:szCs w:val="13"/>
        </w:rPr>
      </w:pPr>
      <w:ins w:id="44" w:author="Unknown">
        <w:r w:rsidRPr="00612E05">
          <w:rPr>
            <w:rFonts w:ascii="微软雅黑" w:eastAsia="微软雅黑" w:hAnsi="微软雅黑" w:cs="Arial" w:hint="eastAsia"/>
            <w:b/>
            <w:bCs/>
            <w:color w:val="3D3D3D"/>
            <w:kern w:val="0"/>
            <w:sz w:val="13"/>
            <w:szCs w:val="13"/>
          </w:rPr>
          <w:t>热门文章</w:t>
        </w:r>
      </w:ins>
    </w:p>
    <w:p w:rsidR="00612E05" w:rsidRPr="00612E05" w:rsidRDefault="00612E05" w:rsidP="00612E05">
      <w:pPr>
        <w:widowControl/>
        <w:numPr>
          <w:ilvl w:val="0"/>
          <w:numId w:val="5"/>
        </w:numPr>
        <w:shd w:val="clear" w:color="auto" w:fill="FFFFFF"/>
        <w:spacing w:line="213" w:lineRule="atLeast"/>
        <w:ind w:left="75"/>
        <w:jc w:val="left"/>
        <w:rPr>
          <w:ins w:id="45" w:author="Unknown"/>
          <w:rFonts w:ascii="微软雅黑" w:eastAsia="微软雅黑" w:hAnsi="微软雅黑" w:cs="Arial" w:hint="eastAsia"/>
          <w:kern w:val="0"/>
          <w:sz w:val="13"/>
          <w:szCs w:val="13"/>
        </w:rPr>
      </w:pPr>
      <w:ins w:id="46"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"https://blog.csdn.net/qq_36667170/article/details/79265224"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C / C++ 保留两位小数（setprecision(n)的一些用法总结） </w:t>
        </w:r>
      </w:ins>
      <w:r>
        <w:rPr>
          <w:rFonts w:ascii="微软雅黑" w:eastAsia="微软雅黑" w:hAnsi="微软雅黑" w:cs="Arial"/>
          <w:noProof/>
          <w:color w:val="555666"/>
          <w:kern w:val="0"/>
          <w:sz w:val="13"/>
          <w:szCs w:val="13"/>
        </w:rPr>
        <w:drawing>
          <wp:inline distT="0" distB="0" distL="0" distR="0">
            <wp:extent cx="267335" cy="267335"/>
            <wp:effectExtent l="19050" t="0" r="0" b="0"/>
            <wp:docPr id="23" name="图片 23" descr="https://csdnimg.cn/release/phoenix/template/new_img/readCountWhite.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sdnimg.cn/release/phoenix/template/new_img/readCountWhite.png">
                      <a:hlinkClick r:id="rId61"/>
                    </pic:cNvPr>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47" w:author="Unknown">
        <w:r w:rsidRPr="00612E05">
          <w:rPr>
            <w:rFonts w:ascii="微软雅黑" w:eastAsia="微软雅黑" w:hAnsi="微软雅黑" w:cs="Arial" w:hint="eastAsia"/>
            <w:color w:val="999AAA"/>
            <w:kern w:val="0"/>
            <w:sz w:val="11"/>
            <w:u w:val="single"/>
          </w:rPr>
          <w:t>97790</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5"/>
        </w:numPr>
        <w:shd w:val="clear" w:color="auto" w:fill="FFFFFF"/>
        <w:spacing w:line="213" w:lineRule="atLeast"/>
        <w:ind w:left="75"/>
        <w:jc w:val="left"/>
        <w:rPr>
          <w:ins w:id="48" w:author="Unknown"/>
          <w:rFonts w:ascii="微软雅黑" w:eastAsia="微软雅黑" w:hAnsi="微软雅黑" w:cs="Arial" w:hint="eastAsia"/>
          <w:kern w:val="0"/>
          <w:sz w:val="13"/>
          <w:szCs w:val="13"/>
        </w:rPr>
      </w:pPr>
      <w:ins w:id="49"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"https://blog.csdn.net/qq_36667170/article/details/79084166"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GitHub教程 学生认证——申请学生开发包</w:t>
        </w:r>
      </w:ins>
      <w:r>
        <w:rPr>
          <w:rFonts w:ascii="微软雅黑" w:eastAsia="微软雅黑" w:hAnsi="微软雅黑" w:cs="Arial"/>
          <w:noProof/>
          <w:color w:val="555666"/>
          <w:kern w:val="0"/>
          <w:sz w:val="13"/>
          <w:szCs w:val="13"/>
        </w:rPr>
        <w:drawing>
          <wp:inline distT="0" distB="0" distL="0" distR="0">
            <wp:extent cx="267335" cy="267335"/>
            <wp:effectExtent l="19050" t="0" r="0" b="0"/>
            <wp:docPr id="24" name="图片 24" descr="https://csdnimg.cn/release/phoenix/template/new_img/readCountWhite.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sdnimg.cn/release/phoenix/template/new_img/readCountWhite.png">
                      <a:hlinkClick r:id="rId63"/>
                    </pic:cNvPr>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50" w:author="Unknown">
        <w:r w:rsidRPr="00612E05">
          <w:rPr>
            <w:rFonts w:ascii="微软雅黑" w:eastAsia="微软雅黑" w:hAnsi="微软雅黑" w:cs="Arial" w:hint="eastAsia"/>
            <w:color w:val="999AAA"/>
            <w:kern w:val="0"/>
            <w:sz w:val="11"/>
            <w:u w:val="single"/>
          </w:rPr>
          <w:t>56167</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5"/>
        </w:numPr>
        <w:shd w:val="clear" w:color="auto" w:fill="FFFFFF"/>
        <w:spacing w:line="213" w:lineRule="atLeast"/>
        <w:ind w:left="75"/>
        <w:jc w:val="left"/>
        <w:rPr>
          <w:ins w:id="51" w:author="Unknown"/>
          <w:rFonts w:ascii="微软雅黑" w:eastAsia="微软雅黑" w:hAnsi="微软雅黑" w:cs="Arial" w:hint="eastAsia"/>
          <w:kern w:val="0"/>
          <w:sz w:val="13"/>
          <w:szCs w:val="13"/>
        </w:rPr>
      </w:pPr>
      <w:ins w:id="52"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"https://blog.csdn.net/qq_36667170/article/details/79067306"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GitHub教程 如何修改Github用户名 </w:t>
        </w:r>
      </w:ins>
      <w:r>
        <w:rPr>
          <w:rFonts w:ascii="微软雅黑" w:eastAsia="微软雅黑" w:hAnsi="微软雅黑" w:cs="Arial"/>
          <w:noProof/>
          <w:color w:val="555666"/>
          <w:kern w:val="0"/>
          <w:sz w:val="13"/>
          <w:szCs w:val="13"/>
        </w:rPr>
        <w:drawing>
          <wp:inline distT="0" distB="0" distL="0" distR="0">
            <wp:extent cx="267335" cy="267335"/>
            <wp:effectExtent l="19050" t="0" r="0" b="0"/>
            <wp:docPr id="25" name="图片 25" descr="https://csdnimg.cn/release/phoenix/template/new_img/readCountWhite.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sdnimg.cn/release/phoenix/template/new_img/readCountWhite.png">
                      <a:hlinkClick r:id="rId64"/>
                    </pic:cNvPr>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53" w:author="Unknown">
        <w:r w:rsidRPr="00612E05">
          <w:rPr>
            <w:rFonts w:ascii="微软雅黑" w:eastAsia="微软雅黑" w:hAnsi="微软雅黑" w:cs="Arial" w:hint="eastAsia"/>
            <w:color w:val="999AAA"/>
            <w:kern w:val="0"/>
            <w:sz w:val="11"/>
            <w:u w:val="single"/>
          </w:rPr>
          <w:t>55532</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5"/>
        </w:numPr>
        <w:shd w:val="clear" w:color="auto" w:fill="FFFFFF"/>
        <w:spacing w:line="213" w:lineRule="atLeast"/>
        <w:ind w:left="75"/>
        <w:jc w:val="left"/>
        <w:rPr>
          <w:ins w:id="54" w:author="Unknown"/>
          <w:rFonts w:ascii="微软雅黑" w:eastAsia="微软雅黑" w:hAnsi="微软雅黑" w:cs="Arial" w:hint="eastAsia"/>
          <w:kern w:val="0"/>
          <w:sz w:val="13"/>
          <w:szCs w:val="13"/>
        </w:rPr>
      </w:pPr>
      <w:ins w:id="55"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"https://blog.csdn.net/qq_36667170/article/details/79808718"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Sublime text 2和3 修改字体 | 修改主题</w:t>
        </w:r>
      </w:ins>
      <w:r>
        <w:rPr>
          <w:rFonts w:ascii="微软雅黑" w:eastAsia="微软雅黑" w:hAnsi="微软雅黑" w:cs="Arial"/>
          <w:noProof/>
          <w:color w:val="555666"/>
          <w:kern w:val="0"/>
          <w:sz w:val="13"/>
          <w:szCs w:val="13"/>
        </w:rPr>
        <w:drawing>
          <wp:inline distT="0" distB="0" distL="0" distR="0">
            <wp:extent cx="267335" cy="267335"/>
            <wp:effectExtent l="19050" t="0" r="0" b="0"/>
            <wp:docPr id="26" name="图片 26" descr="https://csdnimg.cn/release/phoenix/template/new_img/readCountWhite.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sdnimg.cn/release/phoenix/template/new_img/readCountWhite.png">
                      <a:hlinkClick r:id="rId65"/>
                    </pic:cNvPr>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56" w:author="Unknown">
        <w:r w:rsidRPr="00612E05">
          <w:rPr>
            <w:rFonts w:ascii="微软雅黑" w:eastAsia="微软雅黑" w:hAnsi="微软雅黑" w:cs="Arial" w:hint="eastAsia"/>
            <w:color w:val="999AAA"/>
            <w:kern w:val="0"/>
            <w:sz w:val="11"/>
            <w:u w:val="single"/>
          </w:rPr>
          <w:t>44981</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5"/>
        </w:numPr>
        <w:shd w:val="clear" w:color="auto" w:fill="FFFFFF"/>
        <w:spacing w:line="213" w:lineRule="atLeast"/>
        <w:ind w:left="75"/>
        <w:jc w:val="left"/>
        <w:rPr>
          <w:ins w:id="57" w:author="Unknown"/>
          <w:rFonts w:ascii="微软雅黑" w:eastAsia="微软雅黑" w:hAnsi="微软雅黑" w:cs="Arial" w:hint="eastAsia"/>
          <w:kern w:val="0"/>
          <w:sz w:val="13"/>
          <w:szCs w:val="13"/>
        </w:rPr>
      </w:pPr>
      <w:ins w:id="58"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"https://blog.csdn.net/qq_36667170/article/details/79085301"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GitHub教程 Git Bash详细教程 </w:t>
        </w:r>
      </w:ins>
      <w:r>
        <w:rPr>
          <w:rFonts w:ascii="微软雅黑" w:eastAsia="微软雅黑" w:hAnsi="微软雅黑" w:cs="Arial"/>
          <w:noProof/>
          <w:color w:val="555666"/>
          <w:kern w:val="0"/>
          <w:sz w:val="13"/>
          <w:szCs w:val="13"/>
        </w:rPr>
        <w:drawing>
          <wp:inline distT="0" distB="0" distL="0" distR="0">
            <wp:extent cx="267335" cy="267335"/>
            <wp:effectExtent l="19050" t="0" r="0" b="0"/>
            <wp:docPr id="27" name="图片 27" descr="https://csdnimg.cn/release/phoenix/template/new_img/readCountWhite.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sdnimg.cn/release/phoenix/template/new_img/readCountWhite.png">
                      <a:hlinkClick r:id="rId66"/>
                    </pic:cNvPr>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59" w:author="Unknown">
        <w:r w:rsidRPr="00612E05">
          <w:rPr>
            <w:rFonts w:ascii="微软雅黑" w:eastAsia="微软雅黑" w:hAnsi="微软雅黑" w:cs="Arial" w:hint="eastAsia"/>
            <w:color w:val="999AAA"/>
            <w:kern w:val="0"/>
            <w:sz w:val="11"/>
            <w:u w:val="single"/>
          </w:rPr>
          <w:t>33143</w:t>
        </w:r>
        <w:r w:rsidRPr="00612E05">
          <w:rPr>
            <w:rFonts w:ascii="微软雅黑" w:eastAsia="微软雅黑" w:hAnsi="微软雅黑" w:cs="Arial"/>
            <w:kern w:val="0"/>
            <w:sz w:val="13"/>
            <w:szCs w:val="13"/>
          </w:rPr>
          <w:fldChar w:fldCharType="end"/>
        </w:r>
      </w:ins>
    </w:p>
    <w:p w:rsidR="00612E05" w:rsidRPr="00612E05" w:rsidRDefault="00612E05" w:rsidP="00612E05">
      <w:pPr>
        <w:widowControl/>
        <w:shd w:val="clear" w:color="auto" w:fill="F5F5F5"/>
        <w:spacing w:line="355" w:lineRule="atLeast"/>
        <w:jc w:val="left"/>
        <w:outlineLvl w:val="2"/>
        <w:rPr>
          <w:ins w:id="60" w:author="Unknown"/>
          <w:rFonts w:ascii="微软雅黑" w:eastAsia="微软雅黑" w:hAnsi="微软雅黑" w:cs="Arial" w:hint="eastAsia"/>
          <w:b/>
          <w:bCs/>
          <w:color w:val="3D3D3D"/>
          <w:kern w:val="0"/>
          <w:sz w:val="13"/>
          <w:szCs w:val="13"/>
        </w:rPr>
      </w:pPr>
      <w:ins w:id="61" w:author="Unknown">
        <w:r w:rsidRPr="00612E05">
          <w:rPr>
            <w:rFonts w:ascii="微软雅黑" w:eastAsia="微软雅黑" w:hAnsi="微软雅黑" w:cs="Arial" w:hint="eastAsia"/>
            <w:b/>
            <w:bCs/>
            <w:color w:val="3D3D3D"/>
            <w:kern w:val="0"/>
            <w:sz w:val="13"/>
            <w:szCs w:val="13"/>
          </w:rPr>
          <w:t>最新评论</w:t>
        </w:r>
      </w:ins>
    </w:p>
    <w:p w:rsidR="00612E05" w:rsidRPr="00612E05" w:rsidRDefault="00612E05" w:rsidP="00612E05">
      <w:pPr>
        <w:widowControl/>
        <w:numPr>
          <w:ilvl w:val="0"/>
          <w:numId w:val="6"/>
        </w:numPr>
        <w:shd w:val="clear" w:color="auto" w:fill="FFFFFF"/>
        <w:spacing w:line="213" w:lineRule="atLeast"/>
        <w:ind w:left="75"/>
        <w:jc w:val="left"/>
        <w:rPr>
          <w:ins w:id="62" w:author="Unknown"/>
          <w:rFonts w:ascii="微软雅黑" w:eastAsia="微软雅黑" w:hAnsi="微软雅黑" w:cs="Arial" w:hint="eastAsia"/>
          <w:kern w:val="0"/>
          <w:sz w:val="13"/>
          <w:szCs w:val="13"/>
        </w:rPr>
      </w:pPr>
      <w:ins w:id="63"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"https://blog.csdn.net/qq_36667170/article/details/79620611" \l "comments"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C / C++ 读取文件出现乱码解...</w:t>
        </w:r>
        <w:r w:rsidRPr="00612E05">
          <w:rPr>
            <w:rFonts w:ascii="微软雅黑" w:eastAsia="微软雅黑" w:hAnsi="微软雅黑" w:cs="Arial"/>
            <w:kern w:val="0"/>
            <w:sz w:val="13"/>
            <w:szCs w:val="13"/>
          </w:rPr>
          <w:fldChar w:fldCharType="end"/>
        </w:r>
      </w:ins>
    </w:p>
    <w:p w:rsidR="00612E05" w:rsidRPr="00612E05" w:rsidRDefault="00612E05" w:rsidP="00612E05">
      <w:pPr>
        <w:widowControl/>
        <w:shd w:val="clear" w:color="auto" w:fill="FFFFFF"/>
        <w:wordWrap w:val="0"/>
        <w:spacing w:line="360" w:lineRule="atLeast"/>
        <w:jc w:val="left"/>
        <w:textAlignment w:val="top"/>
        <w:rPr>
          <w:ins w:id="64" w:author="Unknown"/>
          <w:rFonts w:ascii="微软雅黑" w:eastAsia="微软雅黑" w:hAnsi="微软雅黑" w:cs="Arial" w:hint="eastAsia"/>
          <w:color w:val="999AAA"/>
          <w:kern w:val="0"/>
          <w:sz w:val="11"/>
          <w:szCs w:val="11"/>
        </w:rPr>
      </w:pPr>
      <w:ins w:id="65" w:author="Unknown">
        <w:r w:rsidRPr="00612E05">
          <w:rPr>
            <w:rFonts w:ascii="微软雅黑" w:eastAsia="微软雅黑" w:hAnsi="微软雅黑" w:cs="Arial"/>
            <w:color w:val="999AAA"/>
            <w:kern w:val="0"/>
            <w:sz w:val="11"/>
            <w:szCs w:val="11"/>
          </w:rPr>
          <w:fldChar w:fldCharType="begin"/>
        </w:r>
        <w:r w:rsidRPr="00612E05">
          <w:rPr>
            <w:rFonts w:ascii="微软雅黑" w:eastAsia="微软雅黑" w:hAnsi="微软雅黑" w:cs="Arial"/>
            <w:color w:val="999AAA"/>
            <w:kern w:val="0"/>
            <w:sz w:val="11"/>
            <w:szCs w:val="11"/>
          </w:rPr>
          <w:instrText xml:space="preserve"> HYPERLINK "https://my.csdn.net/m0_46468289" \t "_blank" </w:instrText>
        </w:r>
        <w:r w:rsidRPr="00612E05">
          <w:rPr>
            <w:rFonts w:ascii="微软雅黑" w:eastAsia="微软雅黑" w:hAnsi="微软雅黑" w:cs="Arial"/>
            <w:color w:val="999AAA"/>
            <w:kern w:val="0"/>
            <w:sz w:val="11"/>
            <w:szCs w:val="11"/>
          </w:rPr>
          <w:fldChar w:fldCharType="separate"/>
        </w:r>
        <w:r w:rsidRPr="00612E05">
          <w:rPr>
            <w:rFonts w:ascii="微软雅黑" w:eastAsia="微软雅黑" w:hAnsi="微软雅黑" w:cs="Arial" w:hint="eastAsia"/>
            <w:color w:val="999AAA"/>
            <w:kern w:val="0"/>
            <w:sz w:val="11"/>
            <w:u w:val="single"/>
          </w:rPr>
          <w:t>m0_46468289：</w:t>
        </w:r>
        <w:r w:rsidRPr="00612E05">
          <w:rPr>
            <w:rFonts w:ascii="微软雅黑" w:eastAsia="微软雅黑" w:hAnsi="微软雅黑" w:cs="Arial"/>
            <w:color w:val="999AAA"/>
            <w:kern w:val="0"/>
            <w:sz w:val="11"/>
            <w:szCs w:val="11"/>
          </w:rPr>
          <w:fldChar w:fldCharType="end"/>
        </w:r>
        <w:r w:rsidRPr="00612E05">
          <w:rPr>
            <w:rFonts w:ascii="微软雅黑" w:eastAsia="微软雅黑" w:hAnsi="微软雅黑" w:cs="Arial" w:hint="eastAsia"/>
            <w:color w:val="999AAA"/>
            <w:kern w:val="0"/>
            <w:sz w:val="11"/>
            <w:szCs w:val="11"/>
          </w:rPr>
          <w:t>非常感谢 解决了我的问题</w:t>
        </w:r>
      </w:ins>
    </w:p>
    <w:p w:rsidR="00612E05" w:rsidRPr="00612E05" w:rsidRDefault="00612E05" w:rsidP="00612E05">
      <w:pPr>
        <w:widowControl/>
        <w:numPr>
          <w:ilvl w:val="0"/>
          <w:numId w:val="6"/>
        </w:numPr>
        <w:shd w:val="clear" w:color="auto" w:fill="FFFFFF"/>
        <w:spacing w:line="213" w:lineRule="atLeast"/>
        <w:ind w:left="75"/>
        <w:jc w:val="left"/>
        <w:rPr>
          <w:ins w:id="66" w:author="Unknown"/>
          <w:rFonts w:ascii="微软雅黑" w:eastAsia="微软雅黑" w:hAnsi="微软雅黑" w:cs="Arial" w:hint="eastAsia"/>
          <w:kern w:val="0"/>
          <w:sz w:val="13"/>
          <w:szCs w:val="13"/>
        </w:rPr>
      </w:pPr>
      <w:ins w:id="67"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"https://blog.csdn.net/qq_36667170/article/details/79265224" \l "comments"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C / C++ 保留两位小数（se...</w:t>
        </w:r>
        <w:r w:rsidRPr="00612E05">
          <w:rPr>
            <w:rFonts w:ascii="微软雅黑" w:eastAsia="微软雅黑" w:hAnsi="微软雅黑" w:cs="Arial"/>
            <w:kern w:val="0"/>
            <w:sz w:val="13"/>
            <w:szCs w:val="13"/>
          </w:rPr>
          <w:fldChar w:fldCharType="end"/>
        </w:r>
      </w:ins>
    </w:p>
    <w:p w:rsidR="00612E05" w:rsidRPr="00612E05" w:rsidRDefault="00612E05" w:rsidP="00612E05">
      <w:pPr>
        <w:widowControl/>
        <w:shd w:val="clear" w:color="auto" w:fill="FFFFFF"/>
        <w:wordWrap w:val="0"/>
        <w:spacing w:line="360" w:lineRule="atLeast"/>
        <w:jc w:val="left"/>
        <w:textAlignment w:val="top"/>
        <w:rPr>
          <w:ins w:id="68" w:author="Unknown"/>
          <w:rFonts w:ascii="微软雅黑" w:eastAsia="微软雅黑" w:hAnsi="微软雅黑" w:cs="Arial" w:hint="eastAsia"/>
          <w:color w:val="999AAA"/>
          <w:kern w:val="0"/>
          <w:sz w:val="11"/>
          <w:szCs w:val="11"/>
        </w:rPr>
      </w:pPr>
      <w:ins w:id="69" w:author="Unknown">
        <w:r w:rsidRPr="00612E05">
          <w:rPr>
            <w:rFonts w:ascii="微软雅黑" w:eastAsia="微软雅黑" w:hAnsi="微软雅黑" w:cs="Arial"/>
            <w:color w:val="999AAA"/>
            <w:kern w:val="0"/>
            <w:sz w:val="11"/>
            <w:szCs w:val="11"/>
          </w:rPr>
          <w:lastRenderedPageBreak/>
          <w:fldChar w:fldCharType="begin"/>
        </w:r>
        <w:r w:rsidRPr="00612E05">
          <w:rPr>
            <w:rFonts w:ascii="微软雅黑" w:eastAsia="微软雅黑" w:hAnsi="微软雅黑" w:cs="Arial"/>
            <w:color w:val="999AAA"/>
            <w:kern w:val="0"/>
            <w:sz w:val="11"/>
            <w:szCs w:val="11"/>
          </w:rPr>
          <w:instrText xml:space="preserve"> HYPERLINK "https://my.csdn.net/qq_44940375" \t "_blank" </w:instrText>
        </w:r>
        <w:r w:rsidRPr="00612E05">
          <w:rPr>
            <w:rFonts w:ascii="微软雅黑" w:eastAsia="微软雅黑" w:hAnsi="微软雅黑" w:cs="Arial"/>
            <w:color w:val="999AAA"/>
            <w:kern w:val="0"/>
            <w:sz w:val="11"/>
            <w:szCs w:val="11"/>
          </w:rPr>
          <w:fldChar w:fldCharType="separate"/>
        </w:r>
        <w:r w:rsidRPr="00612E05">
          <w:rPr>
            <w:rFonts w:ascii="微软雅黑" w:eastAsia="微软雅黑" w:hAnsi="微软雅黑" w:cs="Arial" w:hint="eastAsia"/>
            <w:color w:val="999AAA"/>
            <w:kern w:val="0"/>
            <w:sz w:val="11"/>
            <w:u w:val="single"/>
          </w:rPr>
          <w:t>qq_44940375：</w:t>
        </w:r>
        <w:r w:rsidRPr="00612E05">
          <w:rPr>
            <w:rFonts w:ascii="微软雅黑" w:eastAsia="微软雅黑" w:hAnsi="微软雅黑" w:cs="Arial"/>
            <w:color w:val="999AAA"/>
            <w:kern w:val="0"/>
            <w:sz w:val="11"/>
            <w:szCs w:val="11"/>
          </w:rPr>
          <w:fldChar w:fldCharType="end"/>
        </w:r>
        <w:r w:rsidRPr="00612E05">
          <w:rPr>
            <w:rFonts w:ascii="微软雅黑" w:eastAsia="微软雅黑" w:hAnsi="微软雅黑" w:cs="Arial" w:hint="eastAsia"/>
            <w:color w:val="999AAA"/>
            <w:kern w:val="0"/>
            <w:sz w:val="11"/>
            <w:szCs w:val="11"/>
          </w:rPr>
          <w:t>感谢感谢</w:t>
        </w:r>
      </w:ins>
    </w:p>
    <w:p w:rsidR="00612E05" w:rsidRPr="00612E05" w:rsidRDefault="00612E05" w:rsidP="00612E05">
      <w:pPr>
        <w:widowControl/>
        <w:numPr>
          <w:ilvl w:val="0"/>
          <w:numId w:val="6"/>
        </w:numPr>
        <w:shd w:val="clear" w:color="auto" w:fill="FFFFFF"/>
        <w:spacing w:line="213" w:lineRule="atLeast"/>
        <w:ind w:left="75"/>
        <w:jc w:val="left"/>
        <w:rPr>
          <w:ins w:id="70" w:author="Unknown"/>
          <w:rFonts w:ascii="微软雅黑" w:eastAsia="微软雅黑" w:hAnsi="微软雅黑" w:cs="Arial" w:hint="eastAsia"/>
          <w:kern w:val="0"/>
          <w:sz w:val="13"/>
          <w:szCs w:val="13"/>
        </w:rPr>
      </w:pPr>
      <w:ins w:id="71"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"https://blog.csdn.net/qq_36667170/article/details/79265224" \l "comments"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C / C++ 保留两位小数（se...</w:t>
        </w:r>
        <w:r w:rsidRPr="00612E05">
          <w:rPr>
            <w:rFonts w:ascii="微软雅黑" w:eastAsia="微软雅黑" w:hAnsi="微软雅黑" w:cs="Arial"/>
            <w:kern w:val="0"/>
            <w:sz w:val="13"/>
            <w:szCs w:val="13"/>
          </w:rPr>
          <w:fldChar w:fldCharType="end"/>
        </w:r>
      </w:ins>
    </w:p>
    <w:p w:rsidR="00612E05" w:rsidRPr="00612E05" w:rsidRDefault="00612E05" w:rsidP="00612E05">
      <w:pPr>
        <w:widowControl/>
        <w:shd w:val="clear" w:color="auto" w:fill="FFFFFF"/>
        <w:wordWrap w:val="0"/>
        <w:spacing w:line="360" w:lineRule="atLeast"/>
        <w:jc w:val="left"/>
        <w:textAlignment w:val="top"/>
        <w:rPr>
          <w:ins w:id="72" w:author="Unknown"/>
          <w:rFonts w:ascii="微软雅黑" w:eastAsia="微软雅黑" w:hAnsi="微软雅黑" w:cs="Arial" w:hint="eastAsia"/>
          <w:color w:val="999AAA"/>
          <w:kern w:val="0"/>
          <w:sz w:val="11"/>
          <w:szCs w:val="11"/>
        </w:rPr>
      </w:pPr>
      <w:ins w:id="73" w:author="Unknown">
        <w:r w:rsidRPr="00612E05">
          <w:rPr>
            <w:rFonts w:ascii="微软雅黑" w:eastAsia="微软雅黑" w:hAnsi="微软雅黑" w:cs="Arial"/>
            <w:color w:val="999AAA"/>
            <w:kern w:val="0"/>
            <w:sz w:val="11"/>
            <w:szCs w:val="11"/>
          </w:rPr>
          <w:fldChar w:fldCharType="begin"/>
        </w:r>
        <w:r w:rsidRPr="00612E05">
          <w:rPr>
            <w:rFonts w:ascii="微软雅黑" w:eastAsia="微软雅黑" w:hAnsi="微软雅黑" w:cs="Arial"/>
            <w:color w:val="999AAA"/>
            <w:kern w:val="0"/>
            <w:sz w:val="11"/>
            <w:szCs w:val="11"/>
          </w:rPr>
          <w:instrText xml:space="preserve"> HYPERLINK "https://my.csdn.net/weixin_46109809" \t "_blank" </w:instrText>
        </w:r>
        <w:r w:rsidRPr="00612E05">
          <w:rPr>
            <w:rFonts w:ascii="微软雅黑" w:eastAsia="微软雅黑" w:hAnsi="微软雅黑" w:cs="Arial"/>
            <w:color w:val="999AAA"/>
            <w:kern w:val="0"/>
            <w:sz w:val="11"/>
            <w:szCs w:val="11"/>
          </w:rPr>
          <w:fldChar w:fldCharType="separate"/>
        </w:r>
        <w:r w:rsidRPr="00612E05">
          <w:rPr>
            <w:rFonts w:ascii="微软雅黑" w:eastAsia="微软雅黑" w:hAnsi="微软雅黑" w:cs="Arial" w:hint="eastAsia"/>
            <w:color w:val="999AAA"/>
            <w:kern w:val="0"/>
            <w:sz w:val="11"/>
            <w:u w:val="single"/>
          </w:rPr>
          <w:t>weixin_46109809：</w:t>
        </w:r>
        <w:r w:rsidRPr="00612E05">
          <w:rPr>
            <w:rFonts w:ascii="微软雅黑" w:eastAsia="微软雅黑" w:hAnsi="微软雅黑" w:cs="Arial"/>
            <w:color w:val="999AAA"/>
            <w:kern w:val="0"/>
            <w:sz w:val="11"/>
            <w:szCs w:val="11"/>
          </w:rPr>
          <w:fldChar w:fldCharType="end"/>
        </w:r>
        <w:r w:rsidRPr="00612E05">
          <w:rPr>
            <w:rFonts w:ascii="微软雅黑" w:eastAsia="微软雅黑" w:hAnsi="微软雅黑" w:cs="Arial" w:hint="eastAsia"/>
            <w:color w:val="999AAA"/>
            <w:kern w:val="0"/>
            <w:sz w:val="11"/>
            <w:szCs w:val="11"/>
          </w:rPr>
          <w:t>非常详细清晰，谢谢博主~</w:t>
        </w:r>
      </w:ins>
    </w:p>
    <w:p w:rsidR="00612E05" w:rsidRPr="00612E05" w:rsidRDefault="00612E05" w:rsidP="00612E05">
      <w:pPr>
        <w:widowControl/>
        <w:numPr>
          <w:ilvl w:val="0"/>
          <w:numId w:val="6"/>
        </w:numPr>
        <w:shd w:val="clear" w:color="auto" w:fill="FFFFFF"/>
        <w:spacing w:line="213" w:lineRule="atLeast"/>
        <w:ind w:left="75"/>
        <w:jc w:val="left"/>
        <w:rPr>
          <w:ins w:id="74" w:author="Unknown"/>
          <w:rFonts w:ascii="微软雅黑" w:eastAsia="微软雅黑" w:hAnsi="微软雅黑" w:cs="Arial" w:hint="eastAsia"/>
          <w:kern w:val="0"/>
          <w:sz w:val="13"/>
          <w:szCs w:val="13"/>
        </w:rPr>
      </w:pPr>
      <w:ins w:id="75"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"https://blog.csdn.net/qq_36667170/article/details/106064421" \l "comments"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电脑摄像头打不开</w:t>
        </w:r>
        <w:r w:rsidRPr="00612E05">
          <w:rPr>
            <w:rFonts w:ascii="微软雅黑" w:eastAsia="微软雅黑" w:hAnsi="微软雅黑" w:cs="Arial"/>
            <w:kern w:val="0"/>
            <w:sz w:val="13"/>
            <w:szCs w:val="13"/>
          </w:rPr>
          <w:fldChar w:fldCharType="end"/>
        </w:r>
      </w:ins>
    </w:p>
    <w:p w:rsidR="00612E05" w:rsidRPr="00612E05" w:rsidRDefault="00612E05" w:rsidP="00612E05">
      <w:pPr>
        <w:widowControl/>
        <w:shd w:val="clear" w:color="auto" w:fill="FFFFFF"/>
        <w:wordWrap w:val="0"/>
        <w:spacing w:line="360" w:lineRule="atLeast"/>
        <w:jc w:val="left"/>
        <w:textAlignment w:val="top"/>
        <w:rPr>
          <w:ins w:id="76" w:author="Unknown"/>
          <w:rFonts w:ascii="微软雅黑" w:eastAsia="微软雅黑" w:hAnsi="微软雅黑" w:cs="Arial" w:hint="eastAsia"/>
          <w:color w:val="999AAA"/>
          <w:kern w:val="0"/>
          <w:sz w:val="11"/>
          <w:szCs w:val="11"/>
        </w:rPr>
      </w:pPr>
      <w:ins w:id="77" w:author="Unknown">
        <w:r w:rsidRPr="00612E05">
          <w:rPr>
            <w:rFonts w:ascii="微软雅黑" w:eastAsia="微软雅黑" w:hAnsi="微软雅黑" w:cs="Arial"/>
            <w:color w:val="999AAA"/>
            <w:kern w:val="0"/>
            <w:sz w:val="11"/>
            <w:szCs w:val="11"/>
          </w:rPr>
          <w:fldChar w:fldCharType="begin"/>
        </w:r>
        <w:r w:rsidRPr="00612E05">
          <w:rPr>
            <w:rFonts w:ascii="微软雅黑" w:eastAsia="微软雅黑" w:hAnsi="微软雅黑" w:cs="Arial"/>
            <w:color w:val="999AAA"/>
            <w:kern w:val="0"/>
            <w:sz w:val="11"/>
            <w:szCs w:val="11"/>
          </w:rPr>
          <w:instrText xml:space="preserve"> HYPERLINK "https://my.csdn.net/shu15121856" \t "_blank" </w:instrText>
        </w:r>
        <w:r w:rsidRPr="00612E05">
          <w:rPr>
            <w:rFonts w:ascii="微软雅黑" w:eastAsia="微软雅黑" w:hAnsi="微软雅黑" w:cs="Arial"/>
            <w:color w:val="999AAA"/>
            <w:kern w:val="0"/>
            <w:sz w:val="11"/>
            <w:szCs w:val="11"/>
          </w:rPr>
          <w:fldChar w:fldCharType="separate"/>
        </w:r>
        <w:r w:rsidRPr="00612E05">
          <w:rPr>
            <w:rFonts w:ascii="微软雅黑" w:eastAsia="微软雅黑" w:hAnsi="微软雅黑" w:cs="Arial" w:hint="eastAsia"/>
            <w:color w:val="999AAA"/>
            <w:kern w:val="0"/>
            <w:sz w:val="11"/>
            <w:u w:val="single"/>
          </w:rPr>
          <w:t>shu15121856：</w:t>
        </w:r>
        <w:r w:rsidRPr="00612E05">
          <w:rPr>
            <w:rFonts w:ascii="微软雅黑" w:eastAsia="微软雅黑" w:hAnsi="微软雅黑" w:cs="Arial"/>
            <w:color w:val="999AAA"/>
            <w:kern w:val="0"/>
            <w:sz w:val="11"/>
            <w:szCs w:val="11"/>
          </w:rPr>
          <w:fldChar w:fldCharType="end"/>
        </w:r>
        <w:r w:rsidRPr="00612E05">
          <w:rPr>
            <w:rFonts w:ascii="微软雅黑" w:eastAsia="微软雅黑" w:hAnsi="微软雅黑" w:cs="Arial" w:hint="eastAsia"/>
            <w:color w:val="999AAA"/>
            <w:kern w:val="0"/>
            <w:sz w:val="11"/>
            <w:szCs w:val="11"/>
          </w:rPr>
          <w:t>整挺好</w:t>
        </w:r>
      </w:ins>
    </w:p>
    <w:p w:rsidR="00612E05" w:rsidRPr="00612E05" w:rsidRDefault="00612E05" w:rsidP="00612E05">
      <w:pPr>
        <w:widowControl/>
        <w:numPr>
          <w:ilvl w:val="0"/>
          <w:numId w:val="6"/>
        </w:numPr>
        <w:shd w:val="clear" w:color="auto" w:fill="FFFFFF"/>
        <w:spacing w:line="213" w:lineRule="atLeast"/>
        <w:ind w:left="75"/>
        <w:jc w:val="left"/>
        <w:rPr>
          <w:ins w:id="78" w:author="Unknown"/>
          <w:rFonts w:ascii="微软雅黑" w:eastAsia="微软雅黑" w:hAnsi="微软雅黑" w:cs="Arial" w:hint="eastAsia"/>
          <w:kern w:val="0"/>
          <w:sz w:val="13"/>
          <w:szCs w:val="13"/>
        </w:rPr>
      </w:pPr>
      <w:ins w:id="79"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"https://blog.csdn.net/qq_36667170/article/details/79265224" \l "comments"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C / C++ 保留两位小数（se...</w:t>
        </w:r>
        <w:r w:rsidRPr="00612E05">
          <w:rPr>
            <w:rFonts w:ascii="微软雅黑" w:eastAsia="微软雅黑" w:hAnsi="微软雅黑" w:cs="Arial"/>
            <w:kern w:val="0"/>
            <w:sz w:val="13"/>
            <w:szCs w:val="13"/>
          </w:rPr>
          <w:fldChar w:fldCharType="end"/>
        </w:r>
      </w:ins>
    </w:p>
    <w:p w:rsidR="00612E05" w:rsidRPr="00612E05" w:rsidRDefault="00612E05" w:rsidP="00612E05">
      <w:pPr>
        <w:widowControl/>
        <w:shd w:val="clear" w:color="auto" w:fill="FFFFFF"/>
        <w:wordWrap w:val="0"/>
        <w:spacing w:line="360" w:lineRule="atLeast"/>
        <w:jc w:val="left"/>
        <w:textAlignment w:val="top"/>
        <w:rPr>
          <w:ins w:id="80" w:author="Unknown"/>
          <w:rFonts w:ascii="微软雅黑" w:eastAsia="微软雅黑" w:hAnsi="微软雅黑" w:cs="Arial" w:hint="eastAsia"/>
          <w:color w:val="999AAA"/>
          <w:kern w:val="0"/>
          <w:sz w:val="11"/>
          <w:szCs w:val="11"/>
        </w:rPr>
      </w:pPr>
      <w:ins w:id="81" w:author="Unknown">
        <w:r w:rsidRPr="00612E05">
          <w:rPr>
            <w:rFonts w:ascii="微软雅黑" w:eastAsia="微软雅黑" w:hAnsi="微软雅黑" w:cs="Arial"/>
            <w:color w:val="999AAA"/>
            <w:kern w:val="0"/>
            <w:sz w:val="11"/>
            <w:szCs w:val="11"/>
          </w:rPr>
          <w:fldChar w:fldCharType="begin"/>
        </w:r>
        <w:r w:rsidRPr="00612E05">
          <w:rPr>
            <w:rFonts w:ascii="微软雅黑" w:eastAsia="微软雅黑" w:hAnsi="微软雅黑" w:cs="Arial"/>
            <w:color w:val="999AAA"/>
            <w:kern w:val="0"/>
            <w:sz w:val="11"/>
            <w:szCs w:val="11"/>
          </w:rPr>
          <w:instrText xml:space="preserve"> HYPERLINK "https://my.csdn.net/Zhanghan0327" \t "_blank" </w:instrText>
        </w:r>
        <w:r w:rsidRPr="00612E05">
          <w:rPr>
            <w:rFonts w:ascii="微软雅黑" w:eastAsia="微软雅黑" w:hAnsi="微软雅黑" w:cs="Arial"/>
            <w:color w:val="999AAA"/>
            <w:kern w:val="0"/>
            <w:sz w:val="11"/>
            <w:szCs w:val="11"/>
          </w:rPr>
          <w:fldChar w:fldCharType="separate"/>
        </w:r>
        <w:r w:rsidRPr="00612E05">
          <w:rPr>
            <w:rFonts w:ascii="微软雅黑" w:eastAsia="微软雅黑" w:hAnsi="微软雅黑" w:cs="Arial" w:hint="eastAsia"/>
            <w:color w:val="999AAA"/>
            <w:kern w:val="0"/>
            <w:sz w:val="11"/>
            <w:u w:val="single"/>
          </w:rPr>
          <w:t>Zhanghan0327：</w:t>
        </w:r>
        <w:r w:rsidRPr="00612E05">
          <w:rPr>
            <w:rFonts w:ascii="微软雅黑" w:eastAsia="微软雅黑" w:hAnsi="微软雅黑" w:cs="Arial"/>
            <w:color w:val="999AAA"/>
            <w:kern w:val="0"/>
            <w:sz w:val="11"/>
            <w:szCs w:val="11"/>
          </w:rPr>
          <w:fldChar w:fldCharType="end"/>
        </w:r>
        <w:r w:rsidRPr="00612E05">
          <w:rPr>
            <w:rFonts w:ascii="微软雅黑" w:eastAsia="微软雅黑" w:hAnsi="微软雅黑" w:cs="Arial" w:hint="eastAsia"/>
            <w:color w:val="999AAA"/>
            <w:kern w:val="0"/>
            <w:sz w:val="11"/>
            <w:szCs w:val="11"/>
          </w:rPr>
          <w:t>感谢博主，感觉还是格式串方便点..</w:t>
        </w:r>
      </w:ins>
    </w:p>
    <w:p w:rsidR="00612E05" w:rsidRPr="00612E05" w:rsidRDefault="00612E05" w:rsidP="00612E05">
      <w:pPr>
        <w:widowControl/>
        <w:shd w:val="clear" w:color="auto" w:fill="FFFFFF"/>
        <w:spacing w:line="213" w:lineRule="atLeast"/>
        <w:jc w:val="left"/>
        <w:rPr>
          <w:ins w:id="82" w:author="Unknown"/>
          <w:rFonts w:ascii="Arial" w:eastAsia="宋体" w:hAnsi="Arial" w:cs="Arial" w:hint="eastAsia"/>
          <w:kern w:val="0"/>
          <w:sz w:val="13"/>
          <w:szCs w:val="13"/>
        </w:rPr>
      </w:pPr>
      <w:r>
        <w:rPr>
          <w:rFonts w:ascii="Arial" w:eastAsia="宋体" w:hAnsi="Arial" w:cs="Arial"/>
          <w:noProof/>
          <w:kern w:val="0"/>
          <w:sz w:val="13"/>
          <w:szCs w:val="13"/>
        </w:rPr>
        <w:drawing>
          <wp:inline distT="0" distB="0" distL="0" distR="0">
            <wp:extent cx="5715" cy="5715"/>
            <wp:effectExtent l="0" t="0" r="0" b="0"/>
            <wp:docPr id="28" name="图片 28" descr="https://kunyu.csdn.net/1.png?p=57&amp;a=707&amp;c=0&amp;k=&amp;d=1&amp;t=3&amp;u=acc284ff14744e6997d315b6a8f5b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kunyu.csdn.net/1.png?p=57&amp;a=707&amp;c=0&amp;k=&amp;d=1&amp;t=3&amp;u=acc284ff14744e6997d315b6a8f5b856"/>
                    <pic:cNvPicPr>
                      <a:picLocks noChangeAspect="1" noChangeArrowheads="1"/>
                    </pic:cNvPicPr>
                  </pic:nvPicPr>
                  <pic:blipFill>
                    <a:blip r:embed="rId41"/>
                    <a:srcRect/>
                    <a:stretch>
                      <a:fillRect/>
                    </a:stretch>
                  </pic:blipFill>
                  <pic:spPr bwMode="auto">
                    <a:xfrm>
                      <a:off x="0" y="0"/>
                      <a:ext cx="5715" cy="5715"/>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5F5F5"/>
        <w:spacing w:after="75" w:line="355" w:lineRule="atLeast"/>
        <w:jc w:val="left"/>
        <w:outlineLvl w:val="2"/>
        <w:rPr>
          <w:ins w:id="83" w:author="Unknown"/>
          <w:rFonts w:ascii="微软雅黑" w:eastAsia="微软雅黑" w:hAnsi="微软雅黑" w:cs="Arial"/>
          <w:b/>
          <w:bCs/>
          <w:color w:val="3D3D3D"/>
          <w:kern w:val="0"/>
          <w:sz w:val="13"/>
          <w:szCs w:val="13"/>
        </w:rPr>
      </w:pPr>
      <w:ins w:id="84" w:author="Unknown">
        <w:r w:rsidRPr="00612E05">
          <w:rPr>
            <w:rFonts w:ascii="微软雅黑" w:eastAsia="微软雅黑" w:hAnsi="微软雅黑" w:cs="Arial" w:hint="eastAsia"/>
            <w:b/>
            <w:bCs/>
            <w:color w:val="3D3D3D"/>
            <w:kern w:val="0"/>
            <w:sz w:val="13"/>
            <w:szCs w:val="13"/>
          </w:rPr>
          <w:t>目录</w:t>
        </w:r>
      </w:ins>
    </w:p>
    <w:p w:rsidR="00612E05" w:rsidRPr="00612E05" w:rsidRDefault="00612E05" w:rsidP="00612E05">
      <w:pPr>
        <w:widowControl/>
        <w:numPr>
          <w:ilvl w:val="0"/>
          <w:numId w:val="7"/>
        </w:numPr>
        <w:shd w:val="clear" w:color="auto" w:fill="FFFFFF"/>
        <w:spacing w:line="213" w:lineRule="atLeast"/>
        <w:ind w:left="75"/>
        <w:jc w:val="left"/>
        <w:rPr>
          <w:ins w:id="85" w:author="Unknown"/>
          <w:rFonts w:ascii="微软雅黑" w:eastAsia="微软雅黑" w:hAnsi="微软雅黑" w:cs="Arial" w:hint="eastAsia"/>
          <w:kern w:val="0"/>
          <w:sz w:val="13"/>
          <w:szCs w:val="13"/>
        </w:rPr>
      </w:pPr>
      <w:ins w:id="86"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"https://blog.csdn.net/qq_36667170/article/details/79085301" \l "t0"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2D2E2F"/>
            <w:kern w:val="0"/>
            <w:sz w:val="13"/>
            <w:u w:val="single"/>
          </w:rPr>
          <w:t>文章目录</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7"/>
        </w:numPr>
        <w:shd w:val="clear" w:color="auto" w:fill="FFFFFF"/>
        <w:spacing w:line="213" w:lineRule="atLeast"/>
        <w:ind w:left="75"/>
        <w:jc w:val="left"/>
        <w:rPr>
          <w:ins w:id="87" w:author="Unknown"/>
          <w:rFonts w:ascii="微软雅黑" w:eastAsia="微软雅黑" w:hAnsi="微软雅黑" w:cs="Arial" w:hint="eastAsia"/>
          <w:kern w:val="0"/>
          <w:sz w:val="13"/>
          <w:szCs w:val="13"/>
        </w:rPr>
      </w:pPr>
      <w:ins w:id="88"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"https://blog.csdn.net/qq_36667170/article/details/79085301" \l "t1"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2D2E2F"/>
            <w:kern w:val="0"/>
            <w:sz w:val="13"/>
            <w:u w:val="single"/>
          </w:rPr>
          <w:t>1 下载安装</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7"/>
        </w:numPr>
        <w:shd w:val="clear" w:color="auto" w:fill="FFFFFF"/>
        <w:spacing w:line="213" w:lineRule="atLeast"/>
        <w:ind w:left="75"/>
        <w:jc w:val="left"/>
        <w:rPr>
          <w:ins w:id="89" w:author="Unknown"/>
          <w:rFonts w:ascii="微软雅黑" w:eastAsia="微软雅黑" w:hAnsi="微软雅黑" w:cs="Arial" w:hint="eastAsia"/>
          <w:kern w:val="0"/>
          <w:sz w:val="13"/>
          <w:szCs w:val="13"/>
        </w:rPr>
      </w:pPr>
      <w:ins w:id="90"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"https://blog.csdn.net/qq_36667170/article/details/79085301" \l "t2"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2D2E2F"/>
            <w:kern w:val="0"/>
            <w:sz w:val="13"/>
            <w:u w:val="single"/>
          </w:rPr>
          <w:t>2 设置用户</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7"/>
        </w:numPr>
        <w:shd w:val="clear" w:color="auto" w:fill="F8F9FA"/>
        <w:spacing w:line="213" w:lineRule="atLeast"/>
        <w:ind w:left="75"/>
        <w:jc w:val="left"/>
        <w:rPr>
          <w:ins w:id="91" w:author="Unknown"/>
          <w:rFonts w:ascii="微软雅黑" w:eastAsia="微软雅黑" w:hAnsi="微软雅黑" w:cs="Arial" w:hint="eastAsia"/>
          <w:kern w:val="0"/>
          <w:sz w:val="13"/>
          <w:szCs w:val="13"/>
        </w:rPr>
      </w:pPr>
      <w:ins w:id="92"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"https://blog.csdn.net/qq_36667170/article/details/79085301" \l "t3"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0000FF"/>
            <w:kern w:val="0"/>
            <w:sz w:val="13"/>
            <w:u w:val="single"/>
          </w:rPr>
          <w:t>3 本地文件夹的操作</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7"/>
        </w:numPr>
        <w:shd w:val="clear" w:color="auto" w:fill="FFFFFF"/>
        <w:spacing w:before="112" w:line="213" w:lineRule="atLeast"/>
        <w:ind w:left="75"/>
        <w:jc w:val="left"/>
        <w:rPr>
          <w:ins w:id="93" w:author="Unknown"/>
          <w:rFonts w:ascii="微软雅黑" w:eastAsia="微软雅黑" w:hAnsi="微软雅黑" w:cs="Arial" w:hint="eastAsia"/>
          <w:kern w:val="0"/>
          <w:sz w:val="13"/>
          <w:szCs w:val="13"/>
        </w:rPr>
      </w:pPr>
    </w:p>
    <w:p w:rsidR="00612E05" w:rsidRPr="00612E05" w:rsidRDefault="00612E05" w:rsidP="00612E05">
      <w:pPr>
        <w:widowControl/>
        <w:numPr>
          <w:ilvl w:val="1"/>
          <w:numId w:val="7"/>
        </w:numPr>
        <w:shd w:val="clear" w:color="auto" w:fill="FFFFFF"/>
        <w:spacing w:line="213" w:lineRule="atLeast"/>
        <w:ind w:left="75"/>
        <w:jc w:val="left"/>
        <w:rPr>
          <w:ins w:id="94" w:author="Unknown"/>
          <w:rFonts w:ascii="微软雅黑" w:eastAsia="微软雅黑" w:hAnsi="微软雅黑" w:cs="Arial" w:hint="eastAsia"/>
          <w:kern w:val="0"/>
          <w:sz w:val="13"/>
          <w:szCs w:val="13"/>
        </w:rPr>
      </w:pPr>
      <w:ins w:id="95"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"https://blog.csdn.net/qq_36667170/article/details/79085301" \l "t4"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4 仓库设置</w:t>
        </w:r>
        <w:r w:rsidRPr="00612E05">
          <w:rPr>
            <w:rFonts w:ascii="微软雅黑" w:eastAsia="微软雅黑" w:hAnsi="微软雅黑" w:cs="Arial"/>
            <w:kern w:val="0"/>
            <w:sz w:val="13"/>
            <w:szCs w:val="13"/>
          </w:rPr>
          <w:fldChar w:fldCharType="end"/>
        </w:r>
      </w:ins>
    </w:p>
    <w:p w:rsidR="00612E05" w:rsidRPr="00612E05" w:rsidRDefault="00612E05" w:rsidP="00612E05">
      <w:pPr>
        <w:widowControl/>
        <w:shd w:val="clear" w:color="auto" w:fill="FFFFFF"/>
        <w:spacing w:line="187" w:lineRule="atLeast"/>
        <w:jc w:val="left"/>
        <w:rPr>
          <w:ins w:id="96" w:author="Unknown"/>
          <w:rFonts w:ascii="微软雅黑" w:eastAsia="微软雅黑" w:hAnsi="微软雅黑" w:cs="Arial" w:hint="eastAsia"/>
          <w:kern w:val="0"/>
          <w:sz w:val="13"/>
          <w:szCs w:val="13"/>
        </w:rPr>
      </w:pPr>
      <w:ins w:id="97"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"mailto:webmaster@csdn.net"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kefu@csdn.net</w:t>
        </w:r>
        <w:r w:rsidRPr="00612E05">
          <w:rPr>
            <w:rFonts w:ascii="微软雅黑" w:eastAsia="微软雅黑" w:hAnsi="微软雅黑" w:cs="Arial"/>
            <w:kern w:val="0"/>
            <w:sz w:val="13"/>
            <w:szCs w:val="13"/>
          </w:rPr>
          <w:fldChar w:fldCharType="end"/>
        </w:r>
        <w:r w:rsidRPr="00612E05">
          <w:rPr>
            <w:rFonts w:ascii="微软雅黑" w:eastAsia="微软雅黑" w:hAnsi="微软雅黑" w:cs="Arial"/>
            <w:kern w:val="0"/>
            <w:sz w:val="13"/>
          </w:rPr>
          <w:fldChar w:fldCharType="begin"/>
        </w:r>
        <w:r w:rsidRPr="00612E05">
          <w:rPr>
            <w:rFonts w:ascii="微软雅黑" w:eastAsia="微软雅黑" w:hAnsi="微软雅黑" w:cs="Arial"/>
            <w:kern w:val="0"/>
            <w:sz w:val="13"/>
          </w:rPr>
          <w:instrText xml:space="preserve"> HYPERLINK "https://url.cn/5epoHIm?_type=wpa&amp;qidian=true" \t "_blank" </w:instrText>
        </w:r>
        <w:r w:rsidRPr="00612E05">
          <w:rPr>
            <w:rFonts w:ascii="微软雅黑" w:eastAsia="微软雅黑" w:hAnsi="微软雅黑" w:cs="Arial"/>
            <w:kern w:val="0"/>
            <w:sz w:val="13"/>
          </w:rPr>
          <w:fldChar w:fldCharType="separate"/>
        </w:r>
        <w:r w:rsidRPr="00612E05">
          <w:rPr>
            <w:rFonts w:ascii="微软雅黑" w:eastAsia="微软雅黑" w:hAnsi="微软雅黑" w:cs="Arial" w:hint="eastAsia"/>
            <w:color w:val="555666"/>
            <w:kern w:val="0"/>
            <w:sz w:val="13"/>
            <w:u w:val="single"/>
          </w:rPr>
          <w:t>QQ客服</w:t>
        </w:r>
        <w:r w:rsidRPr="00612E05">
          <w:rPr>
            <w:rFonts w:ascii="微软雅黑" w:eastAsia="微软雅黑" w:hAnsi="微软雅黑" w:cs="Arial"/>
            <w:kern w:val="0"/>
            <w:sz w:val="13"/>
          </w:rPr>
          <w:fldChar w:fldCharType="end"/>
        </w:r>
      </w:ins>
    </w:p>
    <w:p w:rsidR="00612E05" w:rsidRPr="00612E05" w:rsidRDefault="00612E05" w:rsidP="00612E05">
      <w:pPr>
        <w:widowControl/>
        <w:shd w:val="clear" w:color="auto" w:fill="FFFFFF"/>
        <w:spacing w:line="187" w:lineRule="atLeast"/>
        <w:jc w:val="left"/>
        <w:rPr>
          <w:ins w:id="98" w:author="Unknown"/>
          <w:rFonts w:ascii="微软雅黑" w:eastAsia="微软雅黑" w:hAnsi="微软雅黑" w:cs="Arial" w:hint="eastAsia"/>
          <w:kern w:val="0"/>
          <w:sz w:val="13"/>
          <w:szCs w:val="13"/>
        </w:rPr>
      </w:pPr>
      <w:ins w:id="99" w:author="Unknown">
        <w:r w:rsidRPr="00612E05">
          <w:rPr>
            <w:rFonts w:ascii="微软雅黑" w:eastAsia="微软雅黑" w:hAnsi="微软雅黑" w:cs="Arial"/>
            <w:kern w:val="0"/>
            <w:sz w:val="13"/>
          </w:rPr>
          <w:fldChar w:fldCharType="begin"/>
        </w:r>
        <w:r w:rsidRPr="00612E05">
          <w:rPr>
            <w:rFonts w:ascii="微软雅黑" w:eastAsia="微软雅黑" w:hAnsi="微软雅黑" w:cs="Arial"/>
            <w:kern w:val="0"/>
            <w:sz w:val="13"/>
          </w:rPr>
          <w:instrText xml:space="preserve"> HYPERLINK "http://bbs.csdn.net/forums/Service" \t "_blank" </w:instrText>
        </w:r>
        <w:r w:rsidRPr="00612E05">
          <w:rPr>
            <w:rFonts w:ascii="微软雅黑" w:eastAsia="微软雅黑" w:hAnsi="微软雅黑" w:cs="Arial"/>
            <w:kern w:val="0"/>
            <w:sz w:val="13"/>
          </w:rPr>
          <w:fldChar w:fldCharType="separate"/>
        </w:r>
        <w:r w:rsidRPr="00612E05">
          <w:rPr>
            <w:rFonts w:ascii="微软雅黑" w:eastAsia="微软雅黑" w:hAnsi="微软雅黑" w:cs="Arial" w:hint="eastAsia"/>
            <w:color w:val="555666"/>
            <w:kern w:val="0"/>
            <w:sz w:val="13"/>
            <w:u w:val="single"/>
          </w:rPr>
          <w:t>客服论坛</w:t>
        </w:r>
        <w:r w:rsidRPr="00612E05">
          <w:rPr>
            <w:rFonts w:ascii="微软雅黑" w:eastAsia="微软雅黑" w:hAnsi="微软雅黑" w:cs="Arial"/>
            <w:kern w:val="0"/>
            <w:sz w:val="13"/>
          </w:rPr>
          <w:fldChar w:fldCharType="end"/>
        </w:r>
        <w:r w:rsidRPr="00612E05">
          <w:rPr>
            <w:rFonts w:ascii="微软雅黑" w:eastAsia="微软雅黑" w:hAnsi="微软雅黑" w:cs="Arial" w:hint="eastAsia"/>
            <w:kern w:val="0"/>
            <w:sz w:val="13"/>
            <w:szCs w:val="13"/>
          </w:rPr>
          <w:t>400-660-0108</w:t>
        </w:r>
      </w:ins>
    </w:p>
    <w:p w:rsidR="00612E05" w:rsidRPr="00612E05" w:rsidRDefault="00612E05" w:rsidP="00612E05">
      <w:pPr>
        <w:widowControl/>
        <w:shd w:val="clear" w:color="auto" w:fill="FFFFFF"/>
        <w:spacing w:line="187" w:lineRule="atLeast"/>
        <w:jc w:val="left"/>
        <w:rPr>
          <w:ins w:id="100" w:author="Unknown"/>
          <w:rFonts w:ascii="微软雅黑" w:eastAsia="微软雅黑" w:hAnsi="微软雅黑" w:cs="Arial" w:hint="eastAsia"/>
          <w:kern w:val="0"/>
          <w:sz w:val="13"/>
          <w:szCs w:val="13"/>
        </w:rPr>
      </w:pPr>
      <w:ins w:id="101" w:author="Unknown">
        <w:r w:rsidRPr="00612E05">
          <w:rPr>
            <w:rFonts w:ascii="微软雅黑" w:eastAsia="微软雅黑" w:hAnsi="微软雅黑" w:cs="Arial" w:hint="eastAsia"/>
            <w:kern w:val="0"/>
            <w:sz w:val="13"/>
            <w:szCs w:val="13"/>
          </w:rPr>
          <w:t>工作时间 8:30-22:00</w:t>
        </w:r>
      </w:ins>
    </w:p>
    <w:p w:rsidR="00612E05" w:rsidRPr="00612E05" w:rsidRDefault="00612E05" w:rsidP="00612E05">
      <w:pPr>
        <w:widowControl/>
        <w:shd w:val="clear" w:color="auto" w:fill="FFFFFF"/>
        <w:spacing w:line="196" w:lineRule="atLeast"/>
        <w:jc w:val="left"/>
        <w:rPr>
          <w:ins w:id="102" w:author="Unknown"/>
          <w:rFonts w:ascii="微软雅黑" w:eastAsia="微软雅黑" w:hAnsi="微软雅黑" w:cs="Arial" w:hint="eastAsia"/>
          <w:color w:val="555666"/>
          <w:kern w:val="0"/>
          <w:sz w:val="13"/>
          <w:szCs w:val="13"/>
        </w:rPr>
      </w:pPr>
      <w:ins w:id="103" w:author="Unknown">
        <w:r w:rsidRPr="00612E05">
          <w:rPr>
            <w:rFonts w:ascii="微软雅黑" w:eastAsia="微软雅黑" w:hAnsi="微软雅黑" w:cs="Arial"/>
            <w:color w:val="555666"/>
            <w:kern w:val="0"/>
            <w:sz w:val="13"/>
            <w:szCs w:val="13"/>
          </w:rPr>
          <w:fldChar w:fldCharType="begin"/>
        </w:r>
        <w:r w:rsidRPr="00612E05">
          <w:rPr>
            <w:rFonts w:ascii="微软雅黑" w:eastAsia="微软雅黑" w:hAnsi="微软雅黑" w:cs="Arial"/>
            <w:color w:val="555666"/>
            <w:kern w:val="0"/>
            <w:sz w:val="13"/>
            <w:szCs w:val="13"/>
          </w:rPr>
          <w:instrText xml:space="preserve"> HYPERLINK "https://www.csdn.net/company/index.html" \l "about" \t "_blank" </w:instrText>
        </w:r>
        <w:r w:rsidRPr="00612E05">
          <w:rPr>
            <w:rFonts w:ascii="微软雅黑" w:eastAsia="微软雅黑" w:hAnsi="微软雅黑" w:cs="Arial"/>
            <w:color w:val="555666"/>
            <w:kern w:val="0"/>
            <w:sz w:val="13"/>
            <w:szCs w:val="13"/>
          </w:rPr>
          <w:fldChar w:fldCharType="separate"/>
        </w:r>
        <w:r w:rsidRPr="00612E05">
          <w:rPr>
            <w:rFonts w:ascii="微软雅黑" w:eastAsia="微软雅黑" w:hAnsi="微软雅黑" w:cs="Arial" w:hint="eastAsia"/>
            <w:color w:val="555666"/>
            <w:kern w:val="0"/>
            <w:sz w:val="13"/>
            <w:u w:val="single"/>
          </w:rPr>
          <w:t>关于我们</w:t>
        </w:r>
        <w:r w:rsidRPr="00612E05">
          <w:rPr>
            <w:rFonts w:ascii="微软雅黑" w:eastAsia="微软雅黑" w:hAnsi="微软雅黑" w:cs="Arial"/>
            <w:color w:val="555666"/>
            <w:kern w:val="0"/>
            <w:sz w:val="13"/>
            <w:szCs w:val="13"/>
          </w:rPr>
          <w:fldChar w:fldCharType="end"/>
        </w:r>
        <w:r w:rsidRPr="00612E05">
          <w:rPr>
            <w:rFonts w:ascii="微软雅黑" w:eastAsia="微软雅黑" w:hAnsi="微软雅黑" w:cs="Arial"/>
            <w:color w:val="555666"/>
            <w:kern w:val="0"/>
            <w:sz w:val="13"/>
            <w:szCs w:val="13"/>
          </w:rPr>
          <w:fldChar w:fldCharType="begin"/>
        </w:r>
        <w:r w:rsidRPr="00612E05">
          <w:rPr>
            <w:rFonts w:ascii="微软雅黑" w:eastAsia="微软雅黑" w:hAnsi="微软雅黑" w:cs="Arial"/>
            <w:color w:val="555666"/>
            <w:kern w:val="0"/>
            <w:sz w:val="13"/>
            <w:szCs w:val="13"/>
          </w:rPr>
          <w:instrText xml:space="preserve"> HYPERLINK "https://www.csdn.net/company/index.html" \l "recruit" \t "_blank" </w:instrText>
        </w:r>
        <w:r w:rsidRPr="00612E05">
          <w:rPr>
            <w:rFonts w:ascii="微软雅黑" w:eastAsia="微软雅黑" w:hAnsi="微软雅黑" w:cs="Arial"/>
            <w:color w:val="555666"/>
            <w:kern w:val="0"/>
            <w:sz w:val="13"/>
            <w:szCs w:val="13"/>
          </w:rPr>
          <w:fldChar w:fldCharType="separate"/>
        </w:r>
        <w:r w:rsidRPr="00612E05">
          <w:rPr>
            <w:rFonts w:ascii="微软雅黑" w:eastAsia="微软雅黑" w:hAnsi="微软雅黑" w:cs="Arial" w:hint="eastAsia"/>
            <w:color w:val="555666"/>
            <w:kern w:val="0"/>
            <w:sz w:val="13"/>
            <w:u w:val="single"/>
          </w:rPr>
          <w:t>招聘</w:t>
        </w:r>
        <w:r w:rsidRPr="00612E05">
          <w:rPr>
            <w:rFonts w:ascii="微软雅黑" w:eastAsia="微软雅黑" w:hAnsi="微软雅黑" w:cs="Arial"/>
            <w:color w:val="555666"/>
            <w:kern w:val="0"/>
            <w:sz w:val="13"/>
            <w:szCs w:val="13"/>
          </w:rPr>
          <w:fldChar w:fldCharType="end"/>
        </w:r>
        <w:r w:rsidRPr="00612E05">
          <w:rPr>
            <w:rFonts w:ascii="微软雅黑" w:eastAsia="微软雅黑" w:hAnsi="微软雅黑" w:cs="Arial"/>
            <w:color w:val="555666"/>
            <w:kern w:val="0"/>
            <w:sz w:val="13"/>
            <w:szCs w:val="13"/>
          </w:rPr>
          <w:fldChar w:fldCharType="begin"/>
        </w:r>
        <w:r w:rsidRPr="00612E05">
          <w:rPr>
            <w:rFonts w:ascii="微软雅黑" w:eastAsia="微软雅黑" w:hAnsi="微软雅黑" w:cs="Arial"/>
            <w:color w:val="555666"/>
            <w:kern w:val="0"/>
            <w:sz w:val="13"/>
            <w:szCs w:val="13"/>
          </w:rPr>
          <w:instrText xml:space="preserve"> HYPERLINK "https://www.csdn.net/company/index.html" \l "advertisement" \t "_blank" </w:instrText>
        </w:r>
        <w:r w:rsidRPr="00612E05">
          <w:rPr>
            <w:rFonts w:ascii="微软雅黑" w:eastAsia="微软雅黑" w:hAnsi="微软雅黑" w:cs="Arial"/>
            <w:color w:val="555666"/>
            <w:kern w:val="0"/>
            <w:sz w:val="13"/>
            <w:szCs w:val="13"/>
          </w:rPr>
          <w:fldChar w:fldCharType="separate"/>
        </w:r>
        <w:r w:rsidRPr="00612E05">
          <w:rPr>
            <w:rFonts w:ascii="微软雅黑" w:eastAsia="微软雅黑" w:hAnsi="微软雅黑" w:cs="Arial" w:hint="eastAsia"/>
            <w:color w:val="555666"/>
            <w:kern w:val="0"/>
            <w:sz w:val="13"/>
            <w:u w:val="single"/>
          </w:rPr>
          <w:t>广告服务</w:t>
        </w:r>
        <w:r w:rsidRPr="00612E05">
          <w:rPr>
            <w:rFonts w:ascii="微软雅黑" w:eastAsia="微软雅黑" w:hAnsi="微软雅黑" w:cs="Arial"/>
            <w:color w:val="555666"/>
            <w:kern w:val="0"/>
            <w:sz w:val="13"/>
            <w:szCs w:val="13"/>
          </w:rPr>
          <w:fldChar w:fldCharType="end"/>
        </w:r>
        <w:r w:rsidRPr="00612E05">
          <w:rPr>
            <w:rFonts w:ascii="微软雅黑" w:eastAsia="微软雅黑" w:hAnsi="微软雅黑" w:cs="Arial" w:hint="eastAsia"/>
            <w:color w:val="555666"/>
            <w:kern w:val="0"/>
            <w:sz w:val="13"/>
          </w:rPr>
          <w:t> </w:t>
        </w:r>
        <w:r w:rsidRPr="00612E05">
          <w:rPr>
            <w:rFonts w:ascii="微软雅黑" w:eastAsia="微软雅黑" w:hAnsi="微软雅黑" w:cs="Arial"/>
            <w:color w:val="555666"/>
            <w:kern w:val="0"/>
            <w:sz w:val="13"/>
            <w:szCs w:val="13"/>
          </w:rPr>
          <w:fldChar w:fldCharType="begin"/>
        </w:r>
        <w:r w:rsidRPr="00612E05">
          <w:rPr>
            <w:rFonts w:ascii="微软雅黑" w:eastAsia="微软雅黑" w:hAnsi="微软雅黑" w:cs="Arial"/>
            <w:color w:val="555666"/>
            <w:kern w:val="0"/>
            <w:sz w:val="13"/>
            <w:szCs w:val="13"/>
          </w:rPr>
          <w:instrText xml:space="preserve"> HYPERLINK "https://www.csdn.net/gather/A" \t "_blank" </w:instrText>
        </w:r>
        <w:r w:rsidRPr="00612E05">
          <w:rPr>
            <w:rFonts w:ascii="微软雅黑" w:eastAsia="微软雅黑" w:hAnsi="微软雅黑" w:cs="Arial"/>
            <w:color w:val="555666"/>
            <w:kern w:val="0"/>
            <w:sz w:val="13"/>
            <w:szCs w:val="13"/>
          </w:rPr>
          <w:fldChar w:fldCharType="separate"/>
        </w:r>
        <w:r w:rsidRPr="00612E05">
          <w:rPr>
            <w:rFonts w:ascii="微软雅黑" w:eastAsia="微软雅黑" w:hAnsi="微软雅黑" w:cs="Arial" w:hint="eastAsia"/>
            <w:color w:val="555666"/>
            <w:kern w:val="0"/>
            <w:sz w:val="13"/>
            <w:u w:val="single"/>
          </w:rPr>
          <w:t>网站地图</w:t>
        </w:r>
        <w:r w:rsidRPr="00612E05">
          <w:rPr>
            <w:rFonts w:ascii="微软雅黑" w:eastAsia="微软雅黑" w:hAnsi="微软雅黑" w:cs="Arial"/>
            <w:color w:val="555666"/>
            <w:kern w:val="0"/>
            <w:sz w:val="13"/>
            <w:szCs w:val="13"/>
          </w:rPr>
          <w:fldChar w:fldCharType="end"/>
        </w:r>
      </w:ins>
    </w:p>
    <w:p w:rsidR="00612E05" w:rsidRPr="00612E05" w:rsidRDefault="00612E05" w:rsidP="00612E05">
      <w:pPr>
        <w:widowControl/>
        <w:shd w:val="clear" w:color="auto" w:fill="FFFFFF"/>
        <w:spacing w:line="243" w:lineRule="atLeast"/>
        <w:jc w:val="left"/>
        <w:rPr>
          <w:ins w:id="104" w:author="Unknown"/>
          <w:rFonts w:ascii="微软雅黑" w:eastAsia="微软雅黑" w:hAnsi="微软雅黑" w:cs="Arial" w:hint="eastAsia"/>
          <w:color w:val="999AAA"/>
          <w:kern w:val="0"/>
          <w:sz w:val="13"/>
          <w:szCs w:val="13"/>
        </w:rPr>
      </w:pPr>
      <w:ins w:id="105" w:author="Unknown">
        <w:r w:rsidRPr="00612E05">
          <w:rPr>
            <w:rFonts w:ascii="微软雅黑" w:eastAsia="微软雅黑" w:hAnsi="微软雅黑" w:cs="Arial"/>
            <w:color w:val="999AAA"/>
            <w:kern w:val="0"/>
            <w:sz w:val="13"/>
            <w:szCs w:val="13"/>
          </w:rPr>
          <w:fldChar w:fldCharType="begin"/>
        </w:r>
        <w:r w:rsidRPr="00612E05">
          <w:rPr>
            <w:rFonts w:ascii="微软雅黑" w:eastAsia="微软雅黑" w:hAnsi="微软雅黑" w:cs="Arial"/>
            <w:color w:val="999AAA"/>
            <w:kern w:val="0"/>
            <w:sz w:val="13"/>
            <w:szCs w:val="13"/>
          </w:rPr>
          <w:instrText xml:space="preserve"> HYPERLINK "http://beian.miit.gov.cn/publish/query/indexFirst.action" \t "_blank" </w:instrText>
        </w:r>
        <w:r w:rsidRPr="00612E05">
          <w:rPr>
            <w:rFonts w:ascii="微软雅黑" w:eastAsia="微软雅黑" w:hAnsi="微软雅黑" w:cs="Arial"/>
            <w:color w:val="999AAA"/>
            <w:kern w:val="0"/>
            <w:sz w:val="13"/>
            <w:szCs w:val="13"/>
          </w:rPr>
          <w:fldChar w:fldCharType="separate"/>
        </w:r>
        <w:r w:rsidRPr="00612E05">
          <w:rPr>
            <w:rFonts w:ascii="微软雅黑" w:eastAsia="微软雅黑" w:hAnsi="微软雅黑" w:cs="Arial" w:hint="eastAsia"/>
            <w:color w:val="0000FF"/>
            <w:kern w:val="0"/>
            <w:sz w:val="13"/>
            <w:u w:val="single"/>
          </w:rPr>
          <w:t>京ICP备19004658号</w:t>
        </w:r>
        <w:r w:rsidRPr="00612E05">
          <w:rPr>
            <w:rFonts w:ascii="微软雅黑" w:eastAsia="微软雅黑" w:hAnsi="微软雅黑" w:cs="Arial"/>
            <w:color w:val="999AAA"/>
            <w:kern w:val="0"/>
            <w:sz w:val="13"/>
            <w:szCs w:val="13"/>
          </w:rPr>
          <w:fldChar w:fldCharType="end"/>
        </w:r>
        <w:r w:rsidRPr="00612E05">
          <w:rPr>
            <w:rFonts w:ascii="微软雅黑" w:eastAsia="微软雅黑" w:hAnsi="微软雅黑" w:cs="Arial"/>
            <w:color w:val="999AAA"/>
            <w:kern w:val="0"/>
            <w:sz w:val="13"/>
            <w:szCs w:val="13"/>
          </w:rPr>
          <w:fldChar w:fldCharType="begin"/>
        </w:r>
        <w:r w:rsidRPr="00612E05">
          <w:rPr>
            <w:rFonts w:ascii="微软雅黑" w:eastAsia="微软雅黑" w:hAnsi="微软雅黑" w:cs="Arial"/>
            <w:color w:val="999AAA"/>
            <w:kern w:val="0"/>
            <w:sz w:val="13"/>
            <w:szCs w:val="13"/>
          </w:rPr>
          <w:instrText xml:space="preserve"> HYPERLINK "https://csdnimg.cn/cdn/content-toolbar/csdn-ICP.png" \t "_blank" </w:instrText>
        </w:r>
        <w:r w:rsidRPr="00612E05">
          <w:rPr>
            <w:rFonts w:ascii="微软雅黑" w:eastAsia="微软雅黑" w:hAnsi="微软雅黑" w:cs="Arial"/>
            <w:color w:val="999AAA"/>
            <w:kern w:val="0"/>
            <w:sz w:val="13"/>
            <w:szCs w:val="13"/>
          </w:rPr>
          <w:fldChar w:fldCharType="separate"/>
        </w:r>
        <w:r w:rsidRPr="00612E05">
          <w:rPr>
            <w:rFonts w:ascii="微软雅黑" w:eastAsia="微软雅黑" w:hAnsi="微软雅黑" w:cs="Arial" w:hint="eastAsia"/>
            <w:color w:val="0000FF"/>
            <w:kern w:val="0"/>
            <w:sz w:val="13"/>
            <w:u w:val="single"/>
          </w:rPr>
          <w:t> 经营性网站备案信息</w:t>
        </w:r>
        <w:r w:rsidRPr="00612E05">
          <w:rPr>
            <w:rFonts w:ascii="微软雅黑" w:eastAsia="微软雅黑" w:hAnsi="微软雅黑" w:cs="Arial"/>
            <w:color w:val="999AAA"/>
            <w:kern w:val="0"/>
            <w:sz w:val="13"/>
            <w:szCs w:val="13"/>
          </w:rPr>
          <w:fldChar w:fldCharType="end"/>
        </w:r>
      </w:ins>
    </w:p>
    <w:p w:rsidR="00612E05" w:rsidRPr="00612E05" w:rsidRDefault="00612E05" w:rsidP="00612E05">
      <w:pPr>
        <w:widowControl/>
        <w:shd w:val="clear" w:color="auto" w:fill="FFFFFF"/>
        <w:spacing w:line="243" w:lineRule="atLeast"/>
        <w:jc w:val="left"/>
        <w:rPr>
          <w:ins w:id="106" w:author="Unknown"/>
          <w:rFonts w:ascii="微软雅黑" w:eastAsia="微软雅黑" w:hAnsi="微软雅黑" w:cs="Arial" w:hint="eastAsia"/>
          <w:color w:val="999AAA"/>
          <w:kern w:val="0"/>
          <w:sz w:val="13"/>
          <w:szCs w:val="13"/>
        </w:rPr>
      </w:pPr>
      <w:r>
        <w:rPr>
          <w:rFonts w:ascii="微软雅黑" w:eastAsia="微软雅黑" w:hAnsi="微软雅黑" w:cs="Arial"/>
          <w:noProof/>
          <w:color w:val="999AAA"/>
          <w:kern w:val="0"/>
          <w:sz w:val="13"/>
          <w:szCs w:val="13"/>
        </w:rPr>
        <w:drawing>
          <wp:inline distT="0" distB="0" distL="0" distR="0">
            <wp:extent cx="189865" cy="189865"/>
            <wp:effectExtent l="19050" t="0" r="635" b="0"/>
            <wp:docPr id="29" name="图片 29" descr="https://csdnimg.cn/pubfooter/images/go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sdnimg.cn/pubfooter/images/gongan.png"/>
                    <pic:cNvPicPr>
                      <a:picLocks noChangeAspect="1" noChangeArrowheads="1"/>
                    </pic:cNvPicPr>
                  </pic:nvPicPr>
                  <pic:blipFill>
                    <a:blip r:embed="rId67"/>
                    <a:srcRect/>
                    <a:stretch>
                      <a:fillRect/>
                    </a:stretch>
                  </pic:blipFill>
                  <pic:spPr bwMode="auto">
                    <a:xfrm>
                      <a:off x="0" y="0"/>
                      <a:ext cx="189865" cy="189865"/>
                    </a:xfrm>
                    <a:prstGeom prst="rect">
                      <a:avLst/>
                    </a:prstGeom>
                    <a:noFill/>
                    <a:ln w="9525">
                      <a:noFill/>
                      <a:miter lim="800000"/>
                      <a:headEnd/>
                      <a:tailEnd/>
                    </a:ln>
                  </pic:spPr>
                </pic:pic>
              </a:graphicData>
            </a:graphic>
          </wp:inline>
        </w:drawing>
      </w:r>
      <w:ins w:id="107" w:author="Unknown">
        <w:r w:rsidRPr="00612E05">
          <w:rPr>
            <w:rFonts w:ascii="微软雅黑" w:eastAsia="微软雅黑" w:hAnsi="微软雅黑" w:cs="Arial"/>
            <w:color w:val="999AAA"/>
            <w:kern w:val="0"/>
            <w:sz w:val="13"/>
            <w:szCs w:val="13"/>
          </w:rPr>
          <w:fldChar w:fldCharType="begin"/>
        </w:r>
        <w:r w:rsidRPr="00612E05">
          <w:rPr>
            <w:rFonts w:ascii="微软雅黑" w:eastAsia="微软雅黑" w:hAnsi="微软雅黑" w:cs="Arial"/>
            <w:color w:val="999AAA"/>
            <w:kern w:val="0"/>
            <w:sz w:val="13"/>
            <w:szCs w:val="13"/>
          </w:rPr>
          <w:instrText xml:space="preserve"> HYPERLINK "http://www.beian.gov.cn/portal/registerSystemInfo?recordcode=11010502030143" \t "_blank" </w:instrText>
        </w:r>
        <w:r w:rsidRPr="00612E05">
          <w:rPr>
            <w:rFonts w:ascii="微软雅黑" w:eastAsia="微软雅黑" w:hAnsi="微软雅黑" w:cs="Arial"/>
            <w:color w:val="999AAA"/>
            <w:kern w:val="0"/>
            <w:sz w:val="13"/>
            <w:szCs w:val="13"/>
          </w:rPr>
          <w:fldChar w:fldCharType="separate"/>
        </w:r>
        <w:r w:rsidRPr="00612E05">
          <w:rPr>
            <w:rFonts w:ascii="微软雅黑" w:eastAsia="微软雅黑" w:hAnsi="微软雅黑" w:cs="Arial" w:hint="eastAsia"/>
            <w:color w:val="0000FF"/>
            <w:kern w:val="0"/>
            <w:sz w:val="13"/>
            <w:u w:val="single"/>
          </w:rPr>
          <w:t>公安备案号 11010502030143</w:t>
        </w:r>
        <w:r w:rsidRPr="00612E05">
          <w:rPr>
            <w:rFonts w:ascii="微软雅黑" w:eastAsia="微软雅黑" w:hAnsi="微软雅黑" w:cs="Arial"/>
            <w:color w:val="999AAA"/>
            <w:kern w:val="0"/>
            <w:sz w:val="13"/>
            <w:szCs w:val="13"/>
          </w:rPr>
          <w:fldChar w:fldCharType="end"/>
        </w:r>
      </w:ins>
    </w:p>
    <w:p w:rsidR="00612E05" w:rsidRPr="00612E05" w:rsidRDefault="00612E05" w:rsidP="00612E05">
      <w:pPr>
        <w:widowControl/>
        <w:shd w:val="clear" w:color="auto" w:fill="FFFFFF"/>
        <w:spacing w:line="243" w:lineRule="atLeast"/>
        <w:jc w:val="left"/>
        <w:rPr>
          <w:ins w:id="108" w:author="Unknown"/>
          <w:rFonts w:ascii="微软雅黑" w:eastAsia="微软雅黑" w:hAnsi="微软雅黑" w:cs="Arial" w:hint="eastAsia"/>
          <w:color w:val="999AAA"/>
          <w:kern w:val="0"/>
          <w:sz w:val="13"/>
          <w:szCs w:val="13"/>
        </w:rPr>
      </w:pPr>
      <w:ins w:id="109" w:author="Unknown">
        <w:r w:rsidRPr="00612E05">
          <w:rPr>
            <w:rFonts w:ascii="微软雅黑" w:eastAsia="微软雅黑" w:hAnsi="微软雅黑" w:cs="Arial"/>
            <w:color w:val="999AAA"/>
            <w:kern w:val="0"/>
            <w:sz w:val="13"/>
            <w:szCs w:val="13"/>
          </w:rPr>
          <w:fldChar w:fldCharType="begin"/>
        </w:r>
        <w:r w:rsidRPr="00612E05">
          <w:rPr>
            <w:rFonts w:ascii="微软雅黑" w:eastAsia="微软雅黑" w:hAnsi="微软雅黑" w:cs="Arial"/>
            <w:color w:val="999AAA"/>
            <w:kern w:val="0"/>
            <w:sz w:val="13"/>
            <w:szCs w:val="13"/>
          </w:rPr>
          <w:instrText xml:space="preserve"> HYPERLINK "https://csdnimg.cn/release/live_fe/culture_license.png" \t "_blank" </w:instrText>
        </w:r>
        <w:r w:rsidRPr="00612E05">
          <w:rPr>
            <w:rFonts w:ascii="微软雅黑" w:eastAsia="微软雅黑" w:hAnsi="微软雅黑" w:cs="Arial"/>
            <w:color w:val="999AAA"/>
            <w:kern w:val="0"/>
            <w:sz w:val="13"/>
            <w:szCs w:val="13"/>
          </w:rPr>
          <w:fldChar w:fldCharType="separate"/>
        </w:r>
        <w:r w:rsidRPr="00612E05">
          <w:rPr>
            <w:rFonts w:ascii="微软雅黑" w:eastAsia="微软雅黑" w:hAnsi="微软雅黑" w:cs="Arial" w:hint="eastAsia"/>
            <w:color w:val="0000FF"/>
            <w:kern w:val="0"/>
            <w:sz w:val="13"/>
            <w:u w:val="single"/>
          </w:rPr>
          <w:t>京网文〔2020〕1039-165号</w:t>
        </w:r>
        <w:r w:rsidRPr="00612E05">
          <w:rPr>
            <w:rFonts w:ascii="微软雅黑" w:eastAsia="微软雅黑" w:hAnsi="微软雅黑" w:cs="Arial"/>
            <w:color w:val="999AAA"/>
            <w:kern w:val="0"/>
            <w:sz w:val="13"/>
            <w:szCs w:val="13"/>
          </w:rPr>
          <w:fldChar w:fldCharType="end"/>
        </w:r>
      </w:ins>
    </w:p>
    <w:p w:rsidR="00612E05" w:rsidRPr="00612E05" w:rsidRDefault="00612E05" w:rsidP="00612E05">
      <w:pPr>
        <w:widowControl/>
        <w:shd w:val="clear" w:color="auto" w:fill="FFFFFF"/>
        <w:spacing w:line="243" w:lineRule="atLeast"/>
        <w:jc w:val="left"/>
        <w:rPr>
          <w:ins w:id="110" w:author="Unknown"/>
          <w:rFonts w:ascii="微软雅黑" w:eastAsia="微软雅黑" w:hAnsi="微软雅黑" w:cs="Arial" w:hint="eastAsia"/>
          <w:color w:val="999AAA"/>
          <w:kern w:val="0"/>
          <w:sz w:val="13"/>
          <w:szCs w:val="13"/>
        </w:rPr>
      </w:pPr>
      <w:ins w:id="111" w:author="Unknown">
        <w:r w:rsidRPr="00612E05">
          <w:rPr>
            <w:rFonts w:ascii="微软雅黑" w:eastAsia="微软雅黑" w:hAnsi="微软雅黑" w:cs="Arial" w:hint="eastAsia"/>
            <w:color w:val="999AAA"/>
            <w:kern w:val="0"/>
            <w:sz w:val="13"/>
            <w:szCs w:val="13"/>
          </w:rPr>
          <w:t>©1999-2020 北京创新乐知网络技术有限公司</w:t>
        </w:r>
        <w:r w:rsidRPr="00612E05">
          <w:rPr>
            <w:rFonts w:ascii="微软雅黑" w:eastAsia="微软雅黑" w:hAnsi="微软雅黑" w:cs="Arial" w:hint="eastAsia"/>
            <w:color w:val="999AAA"/>
            <w:kern w:val="0"/>
            <w:sz w:val="13"/>
          </w:rPr>
          <w:t> </w:t>
        </w:r>
        <w:r w:rsidRPr="00612E05">
          <w:rPr>
            <w:rFonts w:ascii="微软雅黑" w:eastAsia="微软雅黑" w:hAnsi="微软雅黑" w:cs="Arial"/>
            <w:color w:val="999AAA"/>
            <w:kern w:val="0"/>
            <w:sz w:val="13"/>
            <w:szCs w:val="13"/>
          </w:rPr>
          <w:fldChar w:fldCharType="begin"/>
        </w:r>
        <w:r w:rsidRPr="00612E05">
          <w:rPr>
            <w:rFonts w:ascii="微软雅黑" w:eastAsia="微软雅黑" w:hAnsi="微软雅黑" w:cs="Arial"/>
            <w:color w:val="999AAA"/>
            <w:kern w:val="0"/>
            <w:sz w:val="13"/>
            <w:szCs w:val="13"/>
          </w:rPr>
          <w:instrText xml:space="preserve"> HYPERLINK "http://www.cyberpolice.cn/" \t "_blank" </w:instrText>
        </w:r>
        <w:r w:rsidRPr="00612E05">
          <w:rPr>
            <w:rFonts w:ascii="微软雅黑" w:eastAsia="微软雅黑" w:hAnsi="微软雅黑" w:cs="Arial"/>
            <w:color w:val="999AAA"/>
            <w:kern w:val="0"/>
            <w:sz w:val="13"/>
            <w:szCs w:val="13"/>
          </w:rPr>
          <w:fldChar w:fldCharType="separate"/>
        </w:r>
        <w:r w:rsidRPr="00612E05">
          <w:rPr>
            <w:rFonts w:ascii="微软雅黑" w:eastAsia="微软雅黑" w:hAnsi="微软雅黑" w:cs="Arial" w:hint="eastAsia"/>
            <w:color w:val="0000FF"/>
            <w:kern w:val="0"/>
            <w:sz w:val="13"/>
            <w:u w:val="single"/>
          </w:rPr>
          <w:t>网络110报警服务</w:t>
        </w:r>
        <w:r w:rsidRPr="00612E05">
          <w:rPr>
            <w:rFonts w:ascii="微软雅黑" w:eastAsia="微软雅黑" w:hAnsi="微软雅黑" w:cs="Arial"/>
            <w:color w:val="999AAA"/>
            <w:kern w:val="0"/>
            <w:sz w:val="13"/>
            <w:szCs w:val="13"/>
          </w:rPr>
          <w:fldChar w:fldCharType="end"/>
        </w:r>
      </w:ins>
    </w:p>
    <w:p w:rsidR="00612E05" w:rsidRPr="00612E05" w:rsidRDefault="00612E05" w:rsidP="00612E05">
      <w:pPr>
        <w:widowControl/>
        <w:shd w:val="clear" w:color="auto" w:fill="FFFFFF"/>
        <w:spacing w:line="243" w:lineRule="atLeast"/>
        <w:jc w:val="left"/>
        <w:rPr>
          <w:ins w:id="112" w:author="Unknown"/>
          <w:rFonts w:ascii="微软雅黑" w:eastAsia="微软雅黑" w:hAnsi="微软雅黑" w:cs="Arial" w:hint="eastAsia"/>
          <w:color w:val="999AAA"/>
          <w:kern w:val="0"/>
          <w:sz w:val="13"/>
          <w:szCs w:val="13"/>
        </w:rPr>
      </w:pPr>
      <w:ins w:id="113" w:author="Unknown">
        <w:r w:rsidRPr="00612E05">
          <w:rPr>
            <w:rFonts w:ascii="微软雅黑" w:eastAsia="微软雅黑" w:hAnsi="微软雅黑" w:cs="Arial"/>
            <w:color w:val="999AAA"/>
            <w:kern w:val="0"/>
            <w:sz w:val="13"/>
            <w:szCs w:val="13"/>
          </w:rPr>
          <w:fldChar w:fldCharType="begin"/>
        </w:r>
        <w:r w:rsidRPr="00612E05">
          <w:rPr>
            <w:rFonts w:ascii="微软雅黑" w:eastAsia="微软雅黑" w:hAnsi="微软雅黑" w:cs="Arial"/>
            <w:color w:val="999AAA"/>
            <w:kern w:val="0"/>
            <w:sz w:val="13"/>
            <w:szCs w:val="13"/>
          </w:rPr>
          <w:instrText xml:space="preserve"> HYPERLINK "http://www.bjjubao.org/" \t "_blank" </w:instrText>
        </w:r>
        <w:r w:rsidRPr="00612E05">
          <w:rPr>
            <w:rFonts w:ascii="微软雅黑" w:eastAsia="微软雅黑" w:hAnsi="微软雅黑" w:cs="Arial"/>
            <w:color w:val="999AAA"/>
            <w:kern w:val="0"/>
            <w:sz w:val="13"/>
            <w:szCs w:val="13"/>
          </w:rPr>
          <w:fldChar w:fldCharType="separate"/>
        </w:r>
        <w:r w:rsidRPr="00612E05">
          <w:rPr>
            <w:rFonts w:ascii="微软雅黑" w:eastAsia="微软雅黑" w:hAnsi="微软雅黑" w:cs="Arial" w:hint="eastAsia"/>
            <w:color w:val="0000FF"/>
            <w:kern w:val="0"/>
            <w:sz w:val="13"/>
            <w:u w:val="single"/>
          </w:rPr>
          <w:t>北京互联网违法和不良信息举报中心</w:t>
        </w:r>
        <w:r w:rsidRPr="00612E05">
          <w:rPr>
            <w:rFonts w:ascii="微软雅黑" w:eastAsia="微软雅黑" w:hAnsi="微软雅黑" w:cs="Arial"/>
            <w:color w:val="999AAA"/>
            <w:kern w:val="0"/>
            <w:sz w:val="13"/>
            <w:szCs w:val="13"/>
          </w:rPr>
          <w:fldChar w:fldCharType="end"/>
        </w:r>
      </w:ins>
    </w:p>
    <w:p w:rsidR="00612E05" w:rsidRPr="00612E05" w:rsidRDefault="00612E05" w:rsidP="00612E05">
      <w:pPr>
        <w:widowControl/>
        <w:shd w:val="clear" w:color="auto" w:fill="FFFFFF"/>
        <w:spacing w:line="243" w:lineRule="atLeast"/>
        <w:jc w:val="left"/>
        <w:rPr>
          <w:ins w:id="114" w:author="Unknown"/>
          <w:rFonts w:ascii="微软雅黑" w:eastAsia="微软雅黑" w:hAnsi="微软雅黑" w:cs="Arial" w:hint="eastAsia"/>
          <w:color w:val="999AAA"/>
          <w:kern w:val="0"/>
          <w:sz w:val="13"/>
          <w:szCs w:val="13"/>
        </w:rPr>
      </w:pPr>
      <w:ins w:id="115" w:author="Unknown">
        <w:r w:rsidRPr="00612E05">
          <w:rPr>
            <w:rFonts w:ascii="微软雅黑" w:eastAsia="微软雅黑" w:hAnsi="微软雅黑" w:cs="Arial"/>
            <w:color w:val="999AAA"/>
            <w:kern w:val="0"/>
            <w:sz w:val="13"/>
            <w:szCs w:val="13"/>
          </w:rPr>
          <w:fldChar w:fldCharType="begin"/>
        </w:r>
        <w:r w:rsidRPr="00612E05">
          <w:rPr>
            <w:rFonts w:ascii="微软雅黑" w:eastAsia="微软雅黑" w:hAnsi="微软雅黑" w:cs="Arial"/>
            <w:color w:val="999AAA"/>
            <w:kern w:val="0"/>
            <w:sz w:val="13"/>
            <w:szCs w:val="13"/>
          </w:rPr>
          <w:instrText xml:space="preserve"> HYPERLINK "http://www.12377.cn/" \t "_blank" </w:instrText>
        </w:r>
        <w:r w:rsidRPr="00612E05">
          <w:rPr>
            <w:rFonts w:ascii="微软雅黑" w:eastAsia="微软雅黑" w:hAnsi="微软雅黑" w:cs="Arial"/>
            <w:color w:val="999AAA"/>
            <w:kern w:val="0"/>
            <w:sz w:val="13"/>
            <w:szCs w:val="13"/>
          </w:rPr>
          <w:fldChar w:fldCharType="separate"/>
        </w:r>
        <w:r w:rsidRPr="00612E05">
          <w:rPr>
            <w:rFonts w:ascii="微软雅黑" w:eastAsia="微软雅黑" w:hAnsi="微软雅黑" w:cs="Arial" w:hint="eastAsia"/>
            <w:color w:val="0000FF"/>
            <w:kern w:val="0"/>
            <w:sz w:val="13"/>
            <w:u w:val="single"/>
          </w:rPr>
          <w:t>中国互联网举报中心</w:t>
        </w:r>
        <w:r w:rsidRPr="00612E05">
          <w:rPr>
            <w:rFonts w:ascii="微软雅黑" w:eastAsia="微软雅黑" w:hAnsi="微软雅黑" w:cs="Arial"/>
            <w:color w:val="999AAA"/>
            <w:kern w:val="0"/>
            <w:sz w:val="13"/>
            <w:szCs w:val="13"/>
          </w:rPr>
          <w:fldChar w:fldCharType="end"/>
        </w:r>
        <w:r w:rsidRPr="00612E05">
          <w:rPr>
            <w:rFonts w:ascii="微软雅黑" w:eastAsia="微软雅黑" w:hAnsi="微软雅黑" w:cs="Arial"/>
            <w:color w:val="999AAA"/>
            <w:kern w:val="0"/>
            <w:sz w:val="13"/>
            <w:szCs w:val="13"/>
          </w:rPr>
          <w:fldChar w:fldCharType="begin"/>
        </w:r>
        <w:r w:rsidRPr="00612E05">
          <w:rPr>
            <w:rFonts w:ascii="微软雅黑" w:eastAsia="微软雅黑" w:hAnsi="微软雅黑" w:cs="Arial"/>
            <w:color w:val="999AAA"/>
            <w:kern w:val="0"/>
            <w:sz w:val="13"/>
            <w:szCs w:val="13"/>
          </w:rPr>
          <w:instrText xml:space="preserve"> HYPERLINK "https://download.csdn.net/index.php/tutelage/" \t "_blank" </w:instrText>
        </w:r>
        <w:r w:rsidRPr="00612E05">
          <w:rPr>
            <w:rFonts w:ascii="微软雅黑" w:eastAsia="微软雅黑" w:hAnsi="微软雅黑" w:cs="Arial"/>
            <w:color w:val="999AAA"/>
            <w:kern w:val="0"/>
            <w:sz w:val="13"/>
            <w:szCs w:val="13"/>
          </w:rPr>
          <w:fldChar w:fldCharType="separate"/>
        </w:r>
        <w:r w:rsidRPr="00612E05">
          <w:rPr>
            <w:rFonts w:ascii="微软雅黑" w:eastAsia="微软雅黑" w:hAnsi="微软雅黑" w:cs="Arial" w:hint="eastAsia"/>
            <w:color w:val="0000FF"/>
            <w:kern w:val="0"/>
            <w:sz w:val="13"/>
            <w:u w:val="single"/>
          </w:rPr>
          <w:t>家长监护</w:t>
        </w:r>
        <w:r w:rsidRPr="00612E05">
          <w:rPr>
            <w:rFonts w:ascii="微软雅黑" w:eastAsia="微软雅黑" w:hAnsi="微软雅黑" w:cs="Arial"/>
            <w:color w:val="999AAA"/>
            <w:kern w:val="0"/>
            <w:sz w:val="13"/>
            <w:szCs w:val="13"/>
          </w:rPr>
          <w:fldChar w:fldCharType="end"/>
        </w:r>
      </w:ins>
    </w:p>
    <w:p w:rsidR="00612E05" w:rsidRPr="00612E05" w:rsidRDefault="00612E05" w:rsidP="00612E05">
      <w:pPr>
        <w:widowControl/>
        <w:shd w:val="clear" w:color="auto" w:fill="FFFFFF"/>
        <w:spacing w:line="243" w:lineRule="atLeast"/>
        <w:jc w:val="left"/>
        <w:rPr>
          <w:ins w:id="116" w:author="Unknown"/>
          <w:rFonts w:ascii="微软雅黑" w:eastAsia="微软雅黑" w:hAnsi="微软雅黑" w:cs="Arial" w:hint="eastAsia"/>
          <w:color w:val="999AAA"/>
          <w:kern w:val="0"/>
          <w:sz w:val="13"/>
          <w:szCs w:val="13"/>
        </w:rPr>
      </w:pPr>
      <w:ins w:id="117" w:author="Unknown">
        <w:r w:rsidRPr="00612E05">
          <w:rPr>
            <w:rFonts w:ascii="微软雅黑" w:eastAsia="微软雅黑" w:hAnsi="微软雅黑" w:cs="Arial"/>
            <w:color w:val="999AAA"/>
            <w:kern w:val="0"/>
            <w:sz w:val="13"/>
            <w:szCs w:val="13"/>
          </w:rPr>
          <w:fldChar w:fldCharType="begin"/>
        </w:r>
        <w:r w:rsidRPr="00612E05">
          <w:rPr>
            <w:rFonts w:ascii="微软雅黑" w:eastAsia="微软雅黑" w:hAnsi="微软雅黑" w:cs="Arial"/>
            <w:color w:val="999AAA"/>
            <w:kern w:val="0"/>
            <w:sz w:val="13"/>
            <w:szCs w:val="13"/>
          </w:rPr>
          <w:instrText xml:space="preserve"> HYPERLINK "https://www.csdn.net/company/index.html" \l "statement" \t "_blank" </w:instrText>
        </w:r>
        <w:r w:rsidRPr="00612E05">
          <w:rPr>
            <w:rFonts w:ascii="微软雅黑" w:eastAsia="微软雅黑" w:hAnsi="微软雅黑" w:cs="Arial"/>
            <w:color w:val="999AAA"/>
            <w:kern w:val="0"/>
            <w:sz w:val="13"/>
            <w:szCs w:val="13"/>
          </w:rPr>
          <w:fldChar w:fldCharType="separate"/>
        </w:r>
        <w:r w:rsidRPr="00612E05">
          <w:rPr>
            <w:rFonts w:ascii="微软雅黑" w:eastAsia="微软雅黑" w:hAnsi="微软雅黑" w:cs="Arial" w:hint="eastAsia"/>
            <w:color w:val="0000FF"/>
            <w:kern w:val="0"/>
            <w:sz w:val="13"/>
            <w:u w:val="single"/>
          </w:rPr>
          <w:t>版权与免责声明</w:t>
        </w:r>
        <w:r w:rsidRPr="00612E05">
          <w:rPr>
            <w:rFonts w:ascii="微软雅黑" w:eastAsia="微软雅黑" w:hAnsi="微软雅黑" w:cs="Arial"/>
            <w:color w:val="999AAA"/>
            <w:kern w:val="0"/>
            <w:sz w:val="13"/>
            <w:szCs w:val="13"/>
          </w:rPr>
          <w:fldChar w:fldCharType="end"/>
        </w:r>
        <w:r w:rsidRPr="00612E05">
          <w:rPr>
            <w:rFonts w:ascii="微软雅黑" w:eastAsia="微软雅黑" w:hAnsi="微软雅黑" w:cs="Arial"/>
            <w:color w:val="999AAA"/>
            <w:kern w:val="0"/>
            <w:sz w:val="13"/>
            <w:szCs w:val="13"/>
          </w:rPr>
          <w:fldChar w:fldCharType="begin"/>
        </w:r>
        <w:r w:rsidRPr="00612E05">
          <w:rPr>
            <w:rFonts w:ascii="微软雅黑" w:eastAsia="微软雅黑" w:hAnsi="微软雅黑" w:cs="Arial"/>
            <w:color w:val="999AAA"/>
            <w:kern w:val="0"/>
            <w:sz w:val="13"/>
            <w:szCs w:val="13"/>
          </w:rPr>
          <w:instrText xml:space="preserve"> HYPERLINK "https://blog.csdn.net/blogdevteam/article/details/90369522" \t "_blank" </w:instrText>
        </w:r>
        <w:r w:rsidRPr="00612E05">
          <w:rPr>
            <w:rFonts w:ascii="微软雅黑" w:eastAsia="微软雅黑" w:hAnsi="微软雅黑" w:cs="Arial"/>
            <w:color w:val="999AAA"/>
            <w:kern w:val="0"/>
            <w:sz w:val="13"/>
            <w:szCs w:val="13"/>
          </w:rPr>
          <w:fldChar w:fldCharType="separate"/>
        </w:r>
        <w:r w:rsidRPr="00612E05">
          <w:rPr>
            <w:rFonts w:ascii="微软雅黑" w:eastAsia="微软雅黑" w:hAnsi="微软雅黑" w:cs="Arial" w:hint="eastAsia"/>
            <w:color w:val="0000FF"/>
            <w:kern w:val="0"/>
            <w:sz w:val="13"/>
            <w:u w:val="single"/>
          </w:rPr>
          <w:t>版权申诉</w:t>
        </w:r>
        <w:r w:rsidRPr="00612E05">
          <w:rPr>
            <w:rFonts w:ascii="微软雅黑" w:eastAsia="微软雅黑" w:hAnsi="微软雅黑" w:cs="Arial"/>
            <w:color w:val="999AAA"/>
            <w:kern w:val="0"/>
            <w:sz w:val="13"/>
            <w:szCs w:val="13"/>
          </w:rPr>
          <w:fldChar w:fldCharType="end"/>
        </w:r>
      </w:ins>
    </w:p>
    <w:p w:rsidR="00612E05" w:rsidRPr="00612E05" w:rsidRDefault="00612E05" w:rsidP="00612E05">
      <w:pPr>
        <w:widowControl/>
        <w:shd w:val="clear" w:color="auto" w:fill="FFFFFF"/>
        <w:wordWrap w:val="0"/>
        <w:spacing w:line="213" w:lineRule="atLeast"/>
        <w:jc w:val="left"/>
        <w:outlineLvl w:val="0"/>
        <w:rPr>
          <w:ins w:id="118" w:author="Unknown"/>
          <w:rFonts w:ascii="微软雅黑" w:eastAsia="微软雅黑" w:hAnsi="微软雅黑" w:cs="Arial" w:hint="eastAsia"/>
          <w:b/>
          <w:bCs/>
          <w:color w:val="222226"/>
          <w:kern w:val="36"/>
          <w:sz w:val="26"/>
          <w:szCs w:val="26"/>
        </w:rPr>
      </w:pPr>
      <w:proofErr w:type="spellStart"/>
      <w:ins w:id="119" w:author="Unknown">
        <w:r w:rsidRPr="00612E05">
          <w:rPr>
            <w:rFonts w:ascii="微软雅黑" w:eastAsia="微软雅黑" w:hAnsi="微软雅黑" w:cs="Arial" w:hint="eastAsia"/>
            <w:b/>
            <w:bCs/>
            <w:color w:val="222226"/>
            <w:kern w:val="36"/>
            <w:sz w:val="26"/>
            <w:szCs w:val="26"/>
          </w:rPr>
          <w:t>GitHub</w:t>
        </w:r>
        <w:proofErr w:type="spellEnd"/>
        <w:r w:rsidRPr="00612E05">
          <w:rPr>
            <w:rFonts w:ascii="微软雅黑" w:eastAsia="微软雅黑" w:hAnsi="微软雅黑" w:cs="Arial" w:hint="eastAsia"/>
            <w:b/>
            <w:bCs/>
            <w:color w:val="222226"/>
            <w:kern w:val="36"/>
            <w:sz w:val="26"/>
            <w:szCs w:val="26"/>
          </w:rPr>
          <w:t xml:space="preserve">教程 </w:t>
        </w:r>
        <w:proofErr w:type="spellStart"/>
        <w:r w:rsidRPr="00612E05">
          <w:rPr>
            <w:rFonts w:ascii="微软雅黑" w:eastAsia="微软雅黑" w:hAnsi="微软雅黑" w:cs="Arial" w:hint="eastAsia"/>
            <w:b/>
            <w:bCs/>
            <w:color w:val="222226"/>
            <w:kern w:val="36"/>
            <w:sz w:val="26"/>
            <w:szCs w:val="26"/>
          </w:rPr>
          <w:t>Git</w:t>
        </w:r>
        <w:proofErr w:type="spellEnd"/>
        <w:r w:rsidRPr="00612E05">
          <w:rPr>
            <w:rFonts w:ascii="微软雅黑" w:eastAsia="微软雅黑" w:hAnsi="微软雅黑" w:cs="Arial" w:hint="eastAsia"/>
            <w:b/>
            <w:bCs/>
            <w:color w:val="222226"/>
            <w:kern w:val="36"/>
            <w:sz w:val="26"/>
            <w:szCs w:val="26"/>
          </w:rPr>
          <w:t xml:space="preserve"> Bash详细教程</w:t>
        </w:r>
      </w:ins>
    </w:p>
    <w:p w:rsidR="00612E05" w:rsidRPr="00612E05" w:rsidRDefault="00612E05" w:rsidP="00612E05">
      <w:pPr>
        <w:widowControl/>
        <w:shd w:val="clear" w:color="auto" w:fill="F7F7FC"/>
        <w:spacing w:line="213" w:lineRule="atLeast"/>
        <w:jc w:val="left"/>
        <w:rPr>
          <w:ins w:id="120" w:author="Unknown"/>
          <w:rFonts w:ascii="Arial" w:eastAsia="宋体" w:hAnsi="Arial" w:cs="Arial" w:hint="eastAsia"/>
          <w:color w:val="999AAA"/>
          <w:kern w:val="0"/>
          <w:sz w:val="13"/>
          <w:szCs w:val="13"/>
        </w:rPr>
      </w:pPr>
      <w:r>
        <w:rPr>
          <w:rFonts w:ascii="Arial" w:eastAsia="宋体" w:hAnsi="Arial" w:cs="Arial"/>
          <w:noProof/>
          <w:color w:val="999AAA"/>
          <w:kern w:val="0"/>
          <w:sz w:val="13"/>
          <w:szCs w:val="13"/>
        </w:rPr>
        <w:drawing>
          <wp:inline distT="0" distB="0" distL="0" distR="0">
            <wp:extent cx="688975" cy="611505"/>
            <wp:effectExtent l="19050" t="0" r="0" b="0"/>
            <wp:docPr id="30" name="图片 30" descr="https://csdnimg.cn/release/phoenix/template/new_img/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sdnimg.cn/release/phoenix/template/new_img/original.png"/>
                    <pic:cNvPicPr>
                      <a:picLocks noChangeAspect="1" noChangeArrowheads="1"/>
                    </pic:cNvPicPr>
                  </pic:nvPicPr>
                  <pic:blipFill>
                    <a:blip r:embed="rId68"/>
                    <a:srcRect/>
                    <a:stretch>
                      <a:fillRect/>
                    </a:stretch>
                  </pic:blipFill>
                  <pic:spPr bwMode="auto">
                    <a:xfrm>
                      <a:off x="0" y="0"/>
                      <a:ext cx="688975" cy="611505"/>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7F7FC"/>
        <w:spacing w:line="213" w:lineRule="atLeast"/>
        <w:jc w:val="left"/>
        <w:rPr>
          <w:ins w:id="121" w:author="Unknown"/>
          <w:rFonts w:ascii="Arial" w:eastAsia="宋体" w:hAnsi="Arial" w:cs="Arial"/>
          <w:color w:val="999AAA"/>
          <w:kern w:val="0"/>
          <w:sz w:val="13"/>
          <w:szCs w:val="13"/>
        </w:rPr>
      </w:pPr>
      <w:ins w:id="122" w:author="Unknown">
        <w:r w:rsidRPr="00612E05">
          <w:rPr>
            <w:rFonts w:ascii="Arial" w:eastAsia="宋体" w:hAnsi="Arial" w:cs="Arial"/>
            <w:color w:val="999AAA"/>
            <w:kern w:val="0"/>
            <w:sz w:val="13"/>
            <w:szCs w:val="13"/>
          </w:rPr>
          <w:fldChar w:fldCharType="begin"/>
        </w:r>
        <w:r w:rsidRPr="00612E05">
          <w:rPr>
            <w:rFonts w:ascii="Arial" w:eastAsia="宋体" w:hAnsi="Arial" w:cs="Arial"/>
            <w:color w:val="999AAA"/>
            <w:kern w:val="0"/>
            <w:sz w:val="13"/>
            <w:szCs w:val="13"/>
          </w:rPr>
          <w:instrText xml:space="preserve"> HYPERLINK "https://me.csdn.net/qq_36667170" \t "_blank" </w:instrText>
        </w:r>
        <w:r w:rsidRPr="00612E05">
          <w:rPr>
            <w:rFonts w:ascii="Arial" w:eastAsia="宋体" w:hAnsi="Arial" w:cs="Arial"/>
            <w:color w:val="999AAA"/>
            <w:kern w:val="0"/>
            <w:sz w:val="13"/>
            <w:szCs w:val="13"/>
          </w:rPr>
          <w:fldChar w:fldCharType="separate"/>
        </w:r>
        <w:r w:rsidRPr="00612E05">
          <w:rPr>
            <w:rFonts w:ascii="微软雅黑" w:eastAsia="微软雅黑" w:hAnsi="微软雅黑" w:cs="Arial" w:hint="eastAsia"/>
            <w:color w:val="5893C2"/>
            <w:kern w:val="0"/>
            <w:sz w:val="13"/>
            <w:u w:val="single"/>
          </w:rPr>
          <w:t>LolitaAnn</w:t>
        </w:r>
        <w:r w:rsidRPr="00612E05">
          <w:rPr>
            <w:rFonts w:ascii="Arial" w:eastAsia="宋体" w:hAnsi="Arial" w:cs="Arial"/>
            <w:color w:val="999AAA"/>
            <w:kern w:val="0"/>
            <w:sz w:val="13"/>
            <w:szCs w:val="13"/>
          </w:rPr>
          <w:fldChar w:fldCharType="end"/>
        </w:r>
        <w:r w:rsidRPr="00612E05">
          <w:rPr>
            <w:rFonts w:ascii="Arial" w:eastAsia="宋体" w:hAnsi="Arial" w:cs="Arial"/>
            <w:color w:val="999AAA"/>
            <w:kern w:val="0"/>
            <w:sz w:val="13"/>
          </w:rPr>
          <w:t> </w:t>
        </w:r>
        <w:r w:rsidRPr="00612E05">
          <w:rPr>
            <w:rFonts w:ascii="微软雅黑" w:eastAsia="微软雅黑" w:hAnsi="微软雅黑" w:cs="Arial" w:hint="eastAsia"/>
            <w:color w:val="999AAA"/>
            <w:kern w:val="0"/>
            <w:sz w:val="13"/>
          </w:rPr>
          <w:t>2018-01-17 16:12:58</w:t>
        </w:r>
        <w:r w:rsidRPr="00612E05">
          <w:rPr>
            <w:rFonts w:ascii="Arial" w:eastAsia="宋体" w:hAnsi="Arial" w:cs="Arial"/>
            <w:color w:val="999AAA"/>
            <w:kern w:val="0"/>
            <w:sz w:val="13"/>
          </w:rPr>
          <w:t> </w:t>
        </w:r>
      </w:ins>
      <w:r>
        <w:rPr>
          <w:rFonts w:ascii="Arial" w:eastAsia="宋体" w:hAnsi="Arial" w:cs="Arial"/>
          <w:noProof/>
          <w:color w:val="999AAA"/>
          <w:kern w:val="0"/>
          <w:sz w:val="13"/>
          <w:szCs w:val="13"/>
        </w:rPr>
        <w:drawing>
          <wp:inline distT="0" distB="0" distL="0" distR="0">
            <wp:extent cx="379730" cy="379730"/>
            <wp:effectExtent l="19050" t="0" r="0" b="0"/>
            <wp:docPr id="31" name="图片 31" descr="https://csdnimg.cn/release/phoenix/template/new_img/article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sdnimg.cn/release/phoenix/template/new_img/articleRead.png"/>
                    <pic:cNvPicPr>
                      <a:picLocks noChangeAspect="1" noChangeArrowheads="1"/>
                    </pic:cNvPicPr>
                  </pic:nvPicPr>
                  <pic:blipFill>
                    <a:blip r:embed="rId69"/>
                    <a:srcRect/>
                    <a:stretch>
                      <a:fillRect/>
                    </a:stretch>
                  </pic:blipFill>
                  <pic:spPr bwMode="auto">
                    <a:xfrm>
                      <a:off x="0" y="0"/>
                      <a:ext cx="379730" cy="379730"/>
                    </a:xfrm>
                    <a:prstGeom prst="rect">
                      <a:avLst/>
                    </a:prstGeom>
                    <a:noFill/>
                    <a:ln w="9525">
                      <a:noFill/>
                      <a:miter lim="800000"/>
                      <a:headEnd/>
                      <a:tailEnd/>
                    </a:ln>
                  </pic:spPr>
                </pic:pic>
              </a:graphicData>
            </a:graphic>
          </wp:inline>
        </w:drawing>
      </w:r>
      <w:ins w:id="123" w:author="Unknown">
        <w:r w:rsidRPr="00612E05">
          <w:rPr>
            <w:rFonts w:ascii="Arial" w:eastAsia="宋体" w:hAnsi="Arial" w:cs="Arial"/>
            <w:color w:val="999AAA"/>
            <w:kern w:val="0"/>
            <w:sz w:val="13"/>
          </w:rPr>
          <w:t> </w:t>
        </w:r>
        <w:r w:rsidRPr="00612E05">
          <w:rPr>
            <w:rFonts w:ascii="微软雅黑" w:eastAsia="微软雅黑" w:hAnsi="微软雅黑" w:cs="Arial" w:hint="eastAsia"/>
            <w:color w:val="999AAA"/>
            <w:kern w:val="0"/>
            <w:sz w:val="13"/>
          </w:rPr>
          <w:t>33256</w:t>
        </w:r>
        <w:r w:rsidRPr="00612E05">
          <w:rPr>
            <w:rFonts w:ascii="Arial" w:eastAsia="宋体" w:hAnsi="Arial" w:cs="Arial"/>
            <w:color w:val="999AAA"/>
            <w:kern w:val="0"/>
            <w:sz w:val="13"/>
          </w:rPr>
          <w:t> </w:t>
        </w:r>
      </w:ins>
      <w:r>
        <w:rPr>
          <w:rFonts w:ascii="Arial" w:eastAsia="宋体" w:hAnsi="Arial" w:cs="Arial"/>
          <w:noProof/>
          <w:color w:val="999AAA"/>
          <w:kern w:val="0"/>
          <w:sz w:val="13"/>
          <w:szCs w:val="13"/>
        </w:rPr>
        <w:drawing>
          <wp:inline distT="0" distB="0" distL="0" distR="0">
            <wp:extent cx="421640" cy="421640"/>
            <wp:effectExtent l="19050" t="0" r="0" b="0"/>
            <wp:docPr id="32" name="图片 32" descr="https://csdnimg.cn/release/phoenix/template/new_img/col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sdnimg.cn/release/phoenix/template/new_img/collect.png"/>
                    <pic:cNvPicPr>
                      <a:picLocks noChangeAspect="1" noChangeArrowheads="1"/>
                    </pic:cNvPicPr>
                  </pic:nvPicPr>
                  <pic:blipFill>
                    <a:blip r:embed="rId70"/>
                    <a:srcRect/>
                    <a:stretch>
                      <a:fillRect/>
                    </a:stretch>
                  </pic:blipFill>
                  <pic:spPr bwMode="auto">
                    <a:xfrm>
                      <a:off x="0" y="0"/>
                      <a:ext cx="421640" cy="421640"/>
                    </a:xfrm>
                    <a:prstGeom prst="rect">
                      <a:avLst/>
                    </a:prstGeom>
                    <a:noFill/>
                    <a:ln w="9525">
                      <a:noFill/>
                      <a:miter lim="800000"/>
                      <a:headEnd/>
                      <a:tailEnd/>
                    </a:ln>
                  </pic:spPr>
                </pic:pic>
              </a:graphicData>
            </a:graphic>
          </wp:inline>
        </w:drawing>
      </w:r>
      <w:ins w:id="124" w:author="Unknown">
        <w:r w:rsidRPr="00612E05">
          <w:rPr>
            <w:rFonts w:ascii="Arial" w:eastAsia="宋体" w:hAnsi="Arial" w:cs="Arial"/>
            <w:color w:val="999AAA"/>
            <w:kern w:val="0"/>
            <w:sz w:val="13"/>
          </w:rPr>
          <w:t> </w:t>
        </w:r>
        <w:r w:rsidRPr="00612E05">
          <w:rPr>
            <w:rFonts w:ascii="微软雅黑" w:eastAsia="微软雅黑" w:hAnsi="微软雅黑" w:cs="Arial" w:hint="eastAsia"/>
            <w:color w:val="999AAA"/>
            <w:kern w:val="0"/>
            <w:sz w:val="13"/>
          </w:rPr>
          <w:t>收藏</w:t>
        </w:r>
        <w:r w:rsidRPr="00612E05">
          <w:rPr>
            <w:rFonts w:ascii="Arial" w:eastAsia="宋体" w:hAnsi="Arial" w:cs="Arial"/>
            <w:color w:val="999AAA"/>
            <w:kern w:val="0"/>
            <w:sz w:val="13"/>
          </w:rPr>
          <w:t> </w:t>
        </w:r>
        <w:r w:rsidRPr="00612E05">
          <w:rPr>
            <w:rFonts w:ascii="微软雅黑" w:eastAsia="微软雅黑" w:hAnsi="微软雅黑" w:cs="Arial" w:hint="eastAsia"/>
            <w:color w:val="999AAA"/>
            <w:kern w:val="0"/>
            <w:sz w:val="13"/>
          </w:rPr>
          <w:t>139</w:t>
        </w:r>
      </w:ins>
    </w:p>
    <w:p w:rsidR="00612E05" w:rsidRPr="00612E05" w:rsidRDefault="00612E05" w:rsidP="00612E05">
      <w:pPr>
        <w:widowControl/>
        <w:shd w:val="clear" w:color="auto" w:fill="F7F7FC"/>
        <w:spacing w:line="299" w:lineRule="atLeast"/>
        <w:jc w:val="left"/>
        <w:rPr>
          <w:ins w:id="125" w:author="Unknown"/>
          <w:rFonts w:ascii="Arial" w:eastAsia="宋体" w:hAnsi="Arial" w:cs="Arial"/>
          <w:kern w:val="0"/>
          <w:sz w:val="13"/>
          <w:szCs w:val="13"/>
        </w:rPr>
      </w:pPr>
      <w:ins w:id="126" w:author="Unknown">
        <w:r w:rsidRPr="00612E05">
          <w:rPr>
            <w:rFonts w:ascii="Arial" w:eastAsia="宋体" w:hAnsi="Arial" w:cs="Arial"/>
            <w:kern w:val="0"/>
            <w:sz w:val="13"/>
            <w:szCs w:val="13"/>
          </w:rPr>
          <w:t>展开</w:t>
        </w:r>
      </w:ins>
    </w:p>
    <w:p w:rsidR="00612E05" w:rsidRPr="00612E05" w:rsidRDefault="00612E05" w:rsidP="00612E05">
      <w:pPr>
        <w:widowControl/>
        <w:shd w:val="clear" w:color="auto" w:fill="FFFFFF"/>
        <w:spacing w:after="150" w:line="243" w:lineRule="atLeast"/>
        <w:jc w:val="left"/>
        <w:rPr>
          <w:ins w:id="127" w:author="Unknown"/>
          <w:rFonts w:ascii="微软雅黑" w:eastAsia="微软雅黑" w:hAnsi="微软雅黑" w:cs="Arial"/>
          <w:color w:val="4D4D4D"/>
          <w:kern w:val="0"/>
          <w:sz w:val="15"/>
          <w:szCs w:val="15"/>
        </w:rPr>
      </w:pPr>
      <w:ins w:id="128" w:author="Unknown">
        <w:r w:rsidRPr="00612E05">
          <w:rPr>
            <w:rFonts w:ascii="微软雅黑" w:eastAsia="微软雅黑" w:hAnsi="微软雅黑" w:cs="Arial" w:hint="eastAsia"/>
            <w:color w:val="4D4D4D"/>
            <w:kern w:val="0"/>
            <w:sz w:val="15"/>
            <w:szCs w:val="15"/>
          </w:rPr>
          <w:t>作为一个萌新，我翻遍了网上的</w:t>
        </w:r>
        <w:proofErr w:type="spellStart"/>
        <w:r w:rsidRPr="00612E05">
          <w:rPr>
            <w:rFonts w:ascii="微软雅黑" w:eastAsia="微软雅黑" w:hAnsi="微软雅黑" w:cs="Arial" w:hint="eastAsia"/>
            <w:color w:val="4D4D4D"/>
            <w:kern w:val="0"/>
            <w:sz w:val="15"/>
            <w:szCs w:val="15"/>
          </w:rPr>
          <w:t>Git</w:t>
        </w:r>
        <w:proofErr w:type="spellEnd"/>
        <w:r w:rsidRPr="00612E05">
          <w:rPr>
            <w:rFonts w:ascii="微软雅黑" w:eastAsia="微软雅黑" w:hAnsi="微软雅黑" w:cs="Arial" w:hint="eastAsia"/>
            <w:color w:val="4D4D4D"/>
            <w:kern w:val="0"/>
            <w:sz w:val="15"/>
            <w:szCs w:val="15"/>
          </w:rPr>
          <w:t xml:space="preserve"> Bash教程，可能因为我理解力比较差，经常看不懂教程上在说什么。 (。-`ω´-)所以我决定自己一边摸索一边记录，写教程造福那些理解力跟我一样差的人……</w:t>
        </w:r>
      </w:ins>
    </w:p>
    <w:p w:rsidR="00612E05" w:rsidRPr="00612E05" w:rsidRDefault="00612E05" w:rsidP="00612E05">
      <w:pPr>
        <w:widowControl/>
        <w:shd w:val="clear" w:color="auto" w:fill="FFFFFF"/>
        <w:spacing w:before="224" w:after="224" w:line="213" w:lineRule="atLeast"/>
        <w:jc w:val="left"/>
        <w:rPr>
          <w:ins w:id="129" w:author="Unknown"/>
          <w:rFonts w:ascii="Arial" w:eastAsia="宋体" w:hAnsi="Arial" w:cs="Arial" w:hint="eastAsia"/>
          <w:kern w:val="0"/>
          <w:sz w:val="13"/>
          <w:szCs w:val="13"/>
        </w:rPr>
      </w:pPr>
      <w:ins w:id="130" w:author="Unknown">
        <w:r w:rsidRPr="00612E05">
          <w:rPr>
            <w:rFonts w:ascii="Arial" w:eastAsia="宋体" w:hAnsi="Arial" w:cs="Arial"/>
            <w:kern w:val="0"/>
            <w:sz w:val="13"/>
            <w:szCs w:val="13"/>
          </w:rPr>
          <w:pict>
            <v:rect id="_x0000_i1057" style="width:0;height:0" o:hralign="center" o:hrstd="t" o:hr="t" fillcolor="#a0a0a0" stroked="f"/>
          </w:pict>
        </w:r>
      </w:ins>
    </w:p>
    <w:p w:rsidR="00612E05" w:rsidRPr="00612E05" w:rsidRDefault="00612E05" w:rsidP="00612E05">
      <w:pPr>
        <w:widowControl/>
        <w:shd w:val="clear" w:color="auto" w:fill="FFFFFF"/>
        <w:spacing w:line="281" w:lineRule="atLeast"/>
        <w:jc w:val="left"/>
        <w:outlineLvl w:val="2"/>
        <w:rPr>
          <w:ins w:id="131" w:author="Unknown"/>
          <w:rFonts w:ascii="微软雅黑" w:eastAsia="微软雅黑" w:hAnsi="微软雅黑" w:cs="Arial"/>
          <w:b/>
          <w:bCs/>
          <w:color w:val="4F4F4F"/>
          <w:kern w:val="0"/>
          <w:szCs w:val="21"/>
        </w:rPr>
      </w:pPr>
      <w:bookmarkStart w:id="132" w:name="t0"/>
      <w:bookmarkEnd w:id="132"/>
      <w:ins w:id="133" w:author="Unknown">
        <w:r w:rsidRPr="00612E05">
          <w:rPr>
            <w:rFonts w:ascii="微软雅黑" w:eastAsia="微软雅黑" w:hAnsi="微软雅黑" w:cs="Arial" w:hint="eastAsia"/>
            <w:b/>
            <w:bCs/>
            <w:color w:val="4F4F4F"/>
            <w:kern w:val="0"/>
            <w:szCs w:val="21"/>
          </w:rPr>
          <w:t>文章目录</w:t>
        </w:r>
      </w:ins>
    </w:p>
    <w:p w:rsidR="00612E05" w:rsidRPr="00612E05" w:rsidRDefault="00612E05" w:rsidP="00612E05">
      <w:pPr>
        <w:widowControl/>
        <w:numPr>
          <w:ilvl w:val="0"/>
          <w:numId w:val="8"/>
        </w:numPr>
        <w:shd w:val="clear" w:color="auto" w:fill="FFFFFF"/>
        <w:spacing w:line="224" w:lineRule="atLeast"/>
        <w:ind w:left="299"/>
        <w:jc w:val="left"/>
        <w:rPr>
          <w:ins w:id="134" w:author="Unknown"/>
          <w:rFonts w:ascii="微软雅黑" w:eastAsia="微软雅黑" w:hAnsi="微软雅黑" w:cs="Arial" w:hint="eastAsia"/>
          <w:kern w:val="0"/>
          <w:sz w:val="15"/>
          <w:szCs w:val="15"/>
        </w:rPr>
      </w:pPr>
      <w:ins w:id="135" w:author="Unknown">
        <w:r w:rsidRPr="00612E05">
          <w:rPr>
            <w:rFonts w:ascii="微软雅黑" w:eastAsia="微软雅黑" w:hAnsi="微软雅黑" w:cs="Arial"/>
            <w:kern w:val="0"/>
            <w:sz w:val="15"/>
            <w:szCs w:val="15"/>
          </w:rPr>
          <w:lastRenderedPageBreak/>
          <w:fldChar w:fldCharType="begin"/>
        </w:r>
        <w:r w:rsidRPr="00612E05">
          <w:rPr>
            <w:rFonts w:ascii="微软雅黑" w:eastAsia="微软雅黑" w:hAnsi="微软雅黑" w:cs="Arial"/>
            <w:kern w:val="0"/>
            <w:sz w:val="15"/>
            <w:szCs w:val="15"/>
          </w:rPr>
          <w:instrText xml:space="preserve"> HYPERLINK "https://blog.csdn.net/qq_36667170/article/details/79085301" \l "1__7" \t "_self" </w:instrText>
        </w:r>
        <w:r w:rsidRPr="00612E05">
          <w:rPr>
            <w:rFonts w:ascii="微软雅黑" w:eastAsia="微软雅黑" w:hAnsi="微软雅黑" w:cs="Arial"/>
            <w:kern w:val="0"/>
            <w:sz w:val="15"/>
            <w:szCs w:val="15"/>
          </w:rPr>
          <w:fldChar w:fldCharType="separate"/>
        </w:r>
        <w:r w:rsidRPr="00612E05">
          <w:rPr>
            <w:rFonts w:ascii="微软雅黑" w:eastAsia="微软雅黑" w:hAnsi="微软雅黑" w:cs="Arial" w:hint="eastAsia"/>
            <w:color w:val="6795B5"/>
            <w:kern w:val="0"/>
            <w:sz w:val="15"/>
            <w:u w:val="single"/>
          </w:rPr>
          <w:t>1 下载安装</w:t>
        </w:r>
        <w:r w:rsidRPr="00612E05">
          <w:rPr>
            <w:rFonts w:ascii="微软雅黑" w:eastAsia="微软雅黑" w:hAnsi="微软雅黑" w:cs="Arial"/>
            <w:kern w:val="0"/>
            <w:sz w:val="15"/>
            <w:szCs w:val="15"/>
          </w:rPr>
          <w:fldChar w:fldCharType="end"/>
        </w:r>
      </w:ins>
    </w:p>
    <w:p w:rsidR="00612E05" w:rsidRPr="00612E05" w:rsidRDefault="00612E05" w:rsidP="00612E05">
      <w:pPr>
        <w:widowControl/>
        <w:numPr>
          <w:ilvl w:val="0"/>
          <w:numId w:val="8"/>
        </w:numPr>
        <w:shd w:val="clear" w:color="auto" w:fill="FFFFFF"/>
        <w:spacing w:line="224" w:lineRule="atLeast"/>
        <w:ind w:left="299"/>
        <w:jc w:val="left"/>
        <w:rPr>
          <w:ins w:id="136" w:author="Unknown"/>
          <w:rFonts w:ascii="微软雅黑" w:eastAsia="微软雅黑" w:hAnsi="微软雅黑" w:cs="Arial" w:hint="eastAsia"/>
          <w:kern w:val="0"/>
          <w:sz w:val="15"/>
          <w:szCs w:val="15"/>
        </w:rPr>
      </w:pPr>
      <w:ins w:id="137" w:author="Unknown">
        <w:r w:rsidRPr="00612E05">
          <w:rPr>
            <w:rFonts w:ascii="微软雅黑" w:eastAsia="微软雅黑" w:hAnsi="微软雅黑" w:cs="Arial"/>
            <w:kern w:val="0"/>
            <w:sz w:val="15"/>
            <w:szCs w:val="15"/>
          </w:rPr>
          <w:fldChar w:fldCharType="begin"/>
        </w:r>
        <w:r w:rsidRPr="00612E05">
          <w:rPr>
            <w:rFonts w:ascii="微软雅黑" w:eastAsia="微软雅黑" w:hAnsi="微软雅黑" w:cs="Arial"/>
            <w:kern w:val="0"/>
            <w:sz w:val="15"/>
            <w:szCs w:val="15"/>
          </w:rPr>
          <w:instrText xml:space="preserve"> HYPERLINK "https://blog.csdn.net/qq_36667170/article/details/79085301" \l "2__22" \t "_self" </w:instrText>
        </w:r>
        <w:r w:rsidRPr="00612E05">
          <w:rPr>
            <w:rFonts w:ascii="微软雅黑" w:eastAsia="微软雅黑" w:hAnsi="微软雅黑" w:cs="Arial"/>
            <w:kern w:val="0"/>
            <w:sz w:val="15"/>
            <w:szCs w:val="15"/>
          </w:rPr>
          <w:fldChar w:fldCharType="separate"/>
        </w:r>
        <w:r w:rsidRPr="00612E05">
          <w:rPr>
            <w:rFonts w:ascii="微软雅黑" w:eastAsia="微软雅黑" w:hAnsi="微软雅黑" w:cs="Arial" w:hint="eastAsia"/>
            <w:color w:val="6795B5"/>
            <w:kern w:val="0"/>
            <w:sz w:val="15"/>
            <w:u w:val="single"/>
          </w:rPr>
          <w:t>2 设置用户</w:t>
        </w:r>
        <w:r w:rsidRPr="00612E05">
          <w:rPr>
            <w:rFonts w:ascii="微软雅黑" w:eastAsia="微软雅黑" w:hAnsi="微软雅黑" w:cs="Arial"/>
            <w:kern w:val="0"/>
            <w:sz w:val="15"/>
            <w:szCs w:val="15"/>
          </w:rPr>
          <w:fldChar w:fldCharType="end"/>
        </w:r>
      </w:ins>
    </w:p>
    <w:p w:rsidR="00612E05" w:rsidRPr="00612E05" w:rsidRDefault="00612E05" w:rsidP="00612E05">
      <w:pPr>
        <w:widowControl/>
        <w:numPr>
          <w:ilvl w:val="0"/>
          <w:numId w:val="8"/>
        </w:numPr>
        <w:shd w:val="clear" w:color="auto" w:fill="FFFFFF"/>
        <w:spacing w:line="224" w:lineRule="atLeast"/>
        <w:ind w:left="299"/>
        <w:jc w:val="left"/>
        <w:rPr>
          <w:ins w:id="138" w:author="Unknown"/>
          <w:rFonts w:ascii="微软雅黑" w:eastAsia="微软雅黑" w:hAnsi="微软雅黑" w:cs="Arial" w:hint="eastAsia"/>
          <w:kern w:val="0"/>
          <w:sz w:val="15"/>
          <w:szCs w:val="15"/>
        </w:rPr>
      </w:pPr>
      <w:ins w:id="139" w:author="Unknown">
        <w:r w:rsidRPr="00612E05">
          <w:rPr>
            <w:rFonts w:ascii="微软雅黑" w:eastAsia="微软雅黑" w:hAnsi="微软雅黑" w:cs="Arial"/>
            <w:kern w:val="0"/>
            <w:sz w:val="15"/>
            <w:szCs w:val="15"/>
          </w:rPr>
          <w:fldChar w:fldCharType="begin"/>
        </w:r>
        <w:r w:rsidRPr="00612E05">
          <w:rPr>
            <w:rFonts w:ascii="微软雅黑" w:eastAsia="微软雅黑" w:hAnsi="微软雅黑" w:cs="Arial"/>
            <w:kern w:val="0"/>
            <w:sz w:val="15"/>
            <w:szCs w:val="15"/>
          </w:rPr>
          <w:instrText xml:space="preserve"> HYPERLINK "https://blog.csdn.net/qq_36667170/article/details/79085301" \l "3__29" \t "_self" </w:instrText>
        </w:r>
        <w:r w:rsidRPr="00612E05">
          <w:rPr>
            <w:rFonts w:ascii="微软雅黑" w:eastAsia="微软雅黑" w:hAnsi="微软雅黑" w:cs="Arial"/>
            <w:kern w:val="0"/>
            <w:sz w:val="15"/>
            <w:szCs w:val="15"/>
          </w:rPr>
          <w:fldChar w:fldCharType="separate"/>
        </w:r>
        <w:r w:rsidRPr="00612E05">
          <w:rPr>
            <w:rFonts w:ascii="微软雅黑" w:eastAsia="微软雅黑" w:hAnsi="微软雅黑" w:cs="Arial" w:hint="eastAsia"/>
            <w:color w:val="6795B5"/>
            <w:kern w:val="0"/>
            <w:sz w:val="15"/>
            <w:u w:val="single"/>
          </w:rPr>
          <w:t>3 本地文件夹的操作</w:t>
        </w:r>
        <w:r w:rsidRPr="00612E05">
          <w:rPr>
            <w:rFonts w:ascii="微软雅黑" w:eastAsia="微软雅黑" w:hAnsi="微软雅黑" w:cs="Arial"/>
            <w:kern w:val="0"/>
            <w:sz w:val="15"/>
            <w:szCs w:val="15"/>
          </w:rPr>
          <w:fldChar w:fldCharType="end"/>
        </w:r>
      </w:ins>
    </w:p>
    <w:p w:rsidR="00612E05" w:rsidRPr="00612E05" w:rsidRDefault="00612E05" w:rsidP="00612E05">
      <w:pPr>
        <w:widowControl/>
        <w:numPr>
          <w:ilvl w:val="3"/>
          <w:numId w:val="8"/>
        </w:numPr>
        <w:shd w:val="clear" w:color="auto" w:fill="FFFFFF"/>
        <w:spacing w:line="224" w:lineRule="atLeast"/>
        <w:ind w:left="299"/>
        <w:jc w:val="left"/>
        <w:rPr>
          <w:ins w:id="140" w:author="Unknown"/>
          <w:rFonts w:ascii="微软雅黑" w:eastAsia="微软雅黑" w:hAnsi="微软雅黑" w:cs="Arial" w:hint="eastAsia"/>
          <w:kern w:val="0"/>
          <w:sz w:val="15"/>
          <w:szCs w:val="15"/>
        </w:rPr>
      </w:pPr>
      <w:ins w:id="141" w:author="Unknown">
        <w:r w:rsidRPr="00612E05">
          <w:rPr>
            <w:rFonts w:ascii="微软雅黑" w:eastAsia="微软雅黑" w:hAnsi="微软雅黑" w:cs="Arial"/>
            <w:kern w:val="0"/>
            <w:sz w:val="15"/>
            <w:szCs w:val="15"/>
          </w:rPr>
          <w:fldChar w:fldCharType="begin"/>
        </w:r>
        <w:r w:rsidRPr="00612E05">
          <w:rPr>
            <w:rFonts w:ascii="微软雅黑" w:eastAsia="微软雅黑" w:hAnsi="微软雅黑" w:cs="Arial"/>
            <w:kern w:val="0"/>
            <w:sz w:val="15"/>
            <w:szCs w:val="15"/>
          </w:rPr>
          <w:instrText xml:space="preserve"> HYPERLINK "https://blog.csdn.net/qq_36667170/article/details/79085301" \l "31__30" \t "_self" </w:instrText>
        </w:r>
        <w:r w:rsidRPr="00612E05">
          <w:rPr>
            <w:rFonts w:ascii="微软雅黑" w:eastAsia="微软雅黑" w:hAnsi="微软雅黑" w:cs="Arial"/>
            <w:kern w:val="0"/>
            <w:sz w:val="15"/>
            <w:szCs w:val="15"/>
          </w:rPr>
          <w:fldChar w:fldCharType="separate"/>
        </w:r>
        <w:r w:rsidRPr="00612E05">
          <w:rPr>
            <w:rFonts w:ascii="微软雅黑" w:eastAsia="微软雅黑" w:hAnsi="微软雅黑" w:cs="Arial" w:hint="eastAsia"/>
            <w:color w:val="6795B5"/>
            <w:kern w:val="0"/>
            <w:sz w:val="15"/>
            <w:u w:val="single"/>
          </w:rPr>
          <w:t>3.1 进入文件夹</w:t>
        </w:r>
        <w:r w:rsidRPr="00612E05">
          <w:rPr>
            <w:rFonts w:ascii="微软雅黑" w:eastAsia="微软雅黑" w:hAnsi="微软雅黑" w:cs="Arial"/>
            <w:kern w:val="0"/>
            <w:sz w:val="15"/>
            <w:szCs w:val="15"/>
          </w:rPr>
          <w:fldChar w:fldCharType="end"/>
        </w:r>
      </w:ins>
    </w:p>
    <w:p w:rsidR="00612E05" w:rsidRPr="00612E05" w:rsidRDefault="00612E05" w:rsidP="00612E05">
      <w:pPr>
        <w:widowControl/>
        <w:numPr>
          <w:ilvl w:val="3"/>
          <w:numId w:val="8"/>
        </w:numPr>
        <w:shd w:val="clear" w:color="auto" w:fill="FFFFFF"/>
        <w:spacing w:line="224" w:lineRule="atLeast"/>
        <w:ind w:left="299"/>
        <w:jc w:val="left"/>
        <w:rPr>
          <w:ins w:id="142" w:author="Unknown"/>
          <w:rFonts w:ascii="微软雅黑" w:eastAsia="微软雅黑" w:hAnsi="微软雅黑" w:cs="Arial" w:hint="eastAsia"/>
          <w:kern w:val="0"/>
          <w:sz w:val="15"/>
          <w:szCs w:val="15"/>
        </w:rPr>
      </w:pPr>
      <w:ins w:id="143" w:author="Unknown">
        <w:r w:rsidRPr="00612E05">
          <w:rPr>
            <w:rFonts w:ascii="微软雅黑" w:eastAsia="微软雅黑" w:hAnsi="微软雅黑" w:cs="Arial"/>
            <w:kern w:val="0"/>
            <w:sz w:val="15"/>
            <w:szCs w:val="15"/>
          </w:rPr>
          <w:fldChar w:fldCharType="begin"/>
        </w:r>
        <w:r w:rsidRPr="00612E05">
          <w:rPr>
            <w:rFonts w:ascii="微软雅黑" w:eastAsia="微软雅黑" w:hAnsi="微软雅黑" w:cs="Arial"/>
            <w:kern w:val="0"/>
            <w:sz w:val="15"/>
            <w:szCs w:val="15"/>
          </w:rPr>
          <w:instrText xml:space="preserve"> HYPERLINK "https://blog.csdn.net/qq_36667170/article/details/79085301" \l "32__43" \t "_self" </w:instrText>
        </w:r>
        <w:r w:rsidRPr="00612E05">
          <w:rPr>
            <w:rFonts w:ascii="微软雅黑" w:eastAsia="微软雅黑" w:hAnsi="微软雅黑" w:cs="Arial"/>
            <w:kern w:val="0"/>
            <w:sz w:val="15"/>
            <w:szCs w:val="15"/>
          </w:rPr>
          <w:fldChar w:fldCharType="separate"/>
        </w:r>
        <w:r w:rsidRPr="00612E05">
          <w:rPr>
            <w:rFonts w:ascii="微软雅黑" w:eastAsia="微软雅黑" w:hAnsi="微软雅黑" w:cs="Arial" w:hint="eastAsia"/>
            <w:color w:val="6795B5"/>
            <w:kern w:val="0"/>
            <w:sz w:val="15"/>
            <w:u w:val="single"/>
          </w:rPr>
          <w:t>3.2 查看</w:t>
        </w:r>
        <w:r w:rsidRPr="00612E05">
          <w:rPr>
            <w:rFonts w:ascii="微软雅黑" w:eastAsia="微软雅黑" w:hAnsi="微软雅黑" w:cs="Arial"/>
            <w:kern w:val="0"/>
            <w:sz w:val="15"/>
            <w:szCs w:val="15"/>
          </w:rPr>
          <w:fldChar w:fldCharType="end"/>
        </w:r>
      </w:ins>
    </w:p>
    <w:p w:rsidR="00612E05" w:rsidRPr="00612E05" w:rsidRDefault="00612E05" w:rsidP="00612E05">
      <w:pPr>
        <w:widowControl/>
        <w:numPr>
          <w:ilvl w:val="3"/>
          <w:numId w:val="8"/>
        </w:numPr>
        <w:shd w:val="clear" w:color="auto" w:fill="FFFFFF"/>
        <w:spacing w:line="224" w:lineRule="atLeast"/>
        <w:ind w:left="299"/>
        <w:jc w:val="left"/>
        <w:rPr>
          <w:ins w:id="144" w:author="Unknown"/>
          <w:rFonts w:ascii="微软雅黑" w:eastAsia="微软雅黑" w:hAnsi="微软雅黑" w:cs="Arial" w:hint="eastAsia"/>
          <w:kern w:val="0"/>
          <w:sz w:val="15"/>
          <w:szCs w:val="15"/>
        </w:rPr>
      </w:pPr>
      <w:ins w:id="145" w:author="Unknown">
        <w:r w:rsidRPr="00612E05">
          <w:rPr>
            <w:rFonts w:ascii="微软雅黑" w:eastAsia="微软雅黑" w:hAnsi="微软雅黑" w:cs="Arial"/>
            <w:kern w:val="0"/>
            <w:sz w:val="15"/>
            <w:szCs w:val="15"/>
          </w:rPr>
          <w:fldChar w:fldCharType="begin"/>
        </w:r>
        <w:r w:rsidRPr="00612E05">
          <w:rPr>
            <w:rFonts w:ascii="微软雅黑" w:eastAsia="微软雅黑" w:hAnsi="微软雅黑" w:cs="Arial"/>
            <w:kern w:val="0"/>
            <w:sz w:val="15"/>
            <w:szCs w:val="15"/>
          </w:rPr>
          <w:instrText xml:space="preserve"> HYPERLINK "https://blog.csdn.net/qq_36667170/article/details/79085301" \l "33__50" \t "_self" </w:instrText>
        </w:r>
        <w:r w:rsidRPr="00612E05">
          <w:rPr>
            <w:rFonts w:ascii="微软雅黑" w:eastAsia="微软雅黑" w:hAnsi="微软雅黑" w:cs="Arial"/>
            <w:kern w:val="0"/>
            <w:sz w:val="15"/>
            <w:szCs w:val="15"/>
          </w:rPr>
          <w:fldChar w:fldCharType="separate"/>
        </w:r>
        <w:r w:rsidRPr="00612E05">
          <w:rPr>
            <w:rFonts w:ascii="微软雅黑" w:eastAsia="微软雅黑" w:hAnsi="微软雅黑" w:cs="Arial" w:hint="eastAsia"/>
            <w:color w:val="6795B5"/>
            <w:kern w:val="0"/>
            <w:sz w:val="15"/>
            <w:u w:val="single"/>
          </w:rPr>
          <w:t>3.3 退出文件夹</w:t>
        </w:r>
        <w:r w:rsidRPr="00612E05">
          <w:rPr>
            <w:rFonts w:ascii="微软雅黑" w:eastAsia="微软雅黑" w:hAnsi="微软雅黑" w:cs="Arial"/>
            <w:kern w:val="0"/>
            <w:sz w:val="15"/>
            <w:szCs w:val="15"/>
          </w:rPr>
          <w:fldChar w:fldCharType="end"/>
        </w:r>
      </w:ins>
    </w:p>
    <w:p w:rsidR="00612E05" w:rsidRPr="00612E05" w:rsidRDefault="00612E05" w:rsidP="00612E05">
      <w:pPr>
        <w:widowControl/>
        <w:numPr>
          <w:ilvl w:val="3"/>
          <w:numId w:val="8"/>
        </w:numPr>
        <w:shd w:val="clear" w:color="auto" w:fill="FFFFFF"/>
        <w:spacing w:line="224" w:lineRule="atLeast"/>
        <w:ind w:left="299"/>
        <w:jc w:val="left"/>
        <w:rPr>
          <w:ins w:id="146" w:author="Unknown"/>
          <w:rFonts w:ascii="微软雅黑" w:eastAsia="微软雅黑" w:hAnsi="微软雅黑" w:cs="Arial" w:hint="eastAsia"/>
          <w:kern w:val="0"/>
          <w:sz w:val="15"/>
          <w:szCs w:val="15"/>
        </w:rPr>
      </w:pPr>
      <w:ins w:id="147" w:author="Unknown">
        <w:r w:rsidRPr="00612E05">
          <w:rPr>
            <w:rFonts w:ascii="微软雅黑" w:eastAsia="微软雅黑" w:hAnsi="微软雅黑" w:cs="Arial"/>
            <w:kern w:val="0"/>
            <w:sz w:val="15"/>
            <w:szCs w:val="15"/>
          </w:rPr>
          <w:fldChar w:fldCharType="begin"/>
        </w:r>
        <w:r w:rsidRPr="00612E05">
          <w:rPr>
            <w:rFonts w:ascii="微软雅黑" w:eastAsia="微软雅黑" w:hAnsi="微软雅黑" w:cs="Arial"/>
            <w:kern w:val="0"/>
            <w:sz w:val="15"/>
            <w:szCs w:val="15"/>
          </w:rPr>
          <w:instrText xml:space="preserve"> HYPERLINK "https://blog.csdn.net/qq_36667170/article/details/79085301" \l "34__56" \t "_self" </w:instrText>
        </w:r>
        <w:r w:rsidRPr="00612E05">
          <w:rPr>
            <w:rFonts w:ascii="微软雅黑" w:eastAsia="微软雅黑" w:hAnsi="微软雅黑" w:cs="Arial"/>
            <w:kern w:val="0"/>
            <w:sz w:val="15"/>
            <w:szCs w:val="15"/>
          </w:rPr>
          <w:fldChar w:fldCharType="separate"/>
        </w:r>
        <w:r w:rsidRPr="00612E05">
          <w:rPr>
            <w:rFonts w:ascii="微软雅黑" w:eastAsia="微软雅黑" w:hAnsi="微软雅黑" w:cs="Arial" w:hint="eastAsia"/>
            <w:color w:val="6795B5"/>
            <w:kern w:val="0"/>
            <w:sz w:val="15"/>
            <w:u w:val="single"/>
          </w:rPr>
          <w:t>3.4 新建、删除</w:t>
        </w:r>
        <w:r w:rsidRPr="00612E05">
          <w:rPr>
            <w:rFonts w:ascii="微软雅黑" w:eastAsia="微软雅黑" w:hAnsi="微软雅黑" w:cs="Arial"/>
            <w:kern w:val="0"/>
            <w:sz w:val="15"/>
            <w:szCs w:val="15"/>
          </w:rPr>
          <w:fldChar w:fldCharType="end"/>
        </w:r>
      </w:ins>
    </w:p>
    <w:p w:rsidR="00612E05" w:rsidRPr="00612E05" w:rsidRDefault="00612E05" w:rsidP="00612E05">
      <w:pPr>
        <w:widowControl/>
        <w:numPr>
          <w:ilvl w:val="1"/>
          <w:numId w:val="8"/>
        </w:numPr>
        <w:shd w:val="clear" w:color="auto" w:fill="FFFFFF"/>
        <w:spacing w:line="224" w:lineRule="atLeast"/>
        <w:ind w:left="299"/>
        <w:jc w:val="left"/>
        <w:rPr>
          <w:ins w:id="148" w:author="Unknown"/>
          <w:rFonts w:ascii="微软雅黑" w:eastAsia="微软雅黑" w:hAnsi="微软雅黑" w:cs="Arial" w:hint="eastAsia"/>
          <w:kern w:val="0"/>
          <w:sz w:val="15"/>
          <w:szCs w:val="15"/>
        </w:rPr>
      </w:pPr>
      <w:ins w:id="149" w:author="Unknown">
        <w:r w:rsidRPr="00612E05">
          <w:rPr>
            <w:rFonts w:ascii="微软雅黑" w:eastAsia="微软雅黑" w:hAnsi="微软雅黑" w:cs="Arial"/>
            <w:kern w:val="0"/>
            <w:sz w:val="15"/>
            <w:szCs w:val="15"/>
          </w:rPr>
          <w:fldChar w:fldCharType="begin"/>
        </w:r>
        <w:r w:rsidRPr="00612E05">
          <w:rPr>
            <w:rFonts w:ascii="微软雅黑" w:eastAsia="微软雅黑" w:hAnsi="微软雅黑" w:cs="Arial"/>
            <w:kern w:val="0"/>
            <w:sz w:val="15"/>
            <w:szCs w:val="15"/>
          </w:rPr>
          <w:instrText xml:space="preserve"> HYPERLINK "https://blog.csdn.net/qq_36667170/article/details/79085301" \l "4__69" \t "_self" </w:instrText>
        </w:r>
        <w:r w:rsidRPr="00612E05">
          <w:rPr>
            <w:rFonts w:ascii="微软雅黑" w:eastAsia="微软雅黑" w:hAnsi="微软雅黑" w:cs="Arial"/>
            <w:kern w:val="0"/>
            <w:sz w:val="15"/>
            <w:szCs w:val="15"/>
          </w:rPr>
          <w:fldChar w:fldCharType="separate"/>
        </w:r>
        <w:r w:rsidRPr="00612E05">
          <w:rPr>
            <w:rFonts w:ascii="微软雅黑" w:eastAsia="微软雅黑" w:hAnsi="微软雅黑" w:cs="Arial" w:hint="eastAsia"/>
            <w:color w:val="6795B5"/>
            <w:kern w:val="0"/>
            <w:sz w:val="15"/>
            <w:u w:val="single"/>
          </w:rPr>
          <w:t>4 仓库设置</w:t>
        </w:r>
        <w:r w:rsidRPr="00612E05">
          <w:rPr>
            <w:rFonts w:ascii="微软雅黑" w:eastAsia="微软雅黑" w:hAnsi="微软雅黑" w:cs="Arial"/>
            <w:kern w:val="0"/>
            <w:sz w:val="15"/>
            <w:szCs w:val="15"/>
          </w:rPr>
          <w:fldChar w:fldCharType="end"/>
        </w:r>
      </w:ins>
    </w:p>
    <w:p w:rsidR="00612E05" w:rsidRPr="00612E05" w:rsidRDefault="00612E05" w:rsidP="00612E05">
      <w:pPr>
        <w:widowControl/>
        <w:numPr>
          <w:ilvl w:val="3"/>
          <w:numId w:val="8"/>
        </w:numPr>
        <w:shd w:val="clear" w:color="auto" w:fill="FFFFFF"/>
        <w:spacing w:line="224" w:lineRule="atLeast"/>
        <w:ind w:left="299"/>
        <w:jc w:val="left"/>
        <w:rPr>
          <w:ins w:id="150" w:author="Unknown"/>
          <w:rFonts w:ascii="微软雅黑" w:eastAsia="微软雅黑" w:hAnsi="微软雅黑" w:cs="Arial" w:hint="eastAsia"/>
          <w:kern w:val="0"/>
          <w:sz w:val="15"/>
          <w:szCs w:val="15"/>
        </w:rPr>
      </w:pPr>
      <w:ins w:id="151" w:author="Unknown">
        <w:r w:rsidRPr="00612E05">
          <w:rPr>
            <w:rFonts w:ascii="微软雅黑" w:eastAsia="微软雅黑" w:hAnsi="微软雅黑" w:cs="Arial"/>
            <w:kern w:val="0"/>
            <w:sz w:val="15"/>
            <w:szCs w:val="15"/>
          </w:rPr>
          <w:fldChar w:fldCharType="begin"/>
        </w:r>
        <w:r w:rsidRPr="00612E05">
          <w:rPr>
            <w:rFonts w:ascii="微软雅黑" w:eastAsia="微软雅黑" w:hAnsi="微软雅黑" w:cs="Arial"/>
            <w:kern w:val="0"/>
            <w:sz w:val="15"/>
            <w:szCs w:val="15"/>
          </w:rPr>
          <w:instrText xml:space="preserve"> HYPERLINK "https://blog.csdn.net/qq_36667170/article/details/79085301" \l "41__73" \t "_self" </w:instrText>
        </w:r>
        <w:r w:rsidRPr="00612E05">
          <w:rPr>
            <w:rFonts w:ascii="微软雅黑" w:eastAsia="微软雅黑" w:hAnsi="微软雅黑" w:cs="Arial"/>
            <w:kern w:val="0"/>
            <w:sz w:val="15"/>
            <w:szCs w:val="15"/>
          </w:rPr>
          <w:fldChar w:fldCharType="separate"/>
        </w:r>
        <w:r w:rsidRPr="00612E05">
          <w:rPr>
            <w:rFonts w:ascii="微软雅黑" w:eastAsia="微软雅黑" w:hAnsi="微软雅黑" w:cs="Arial" w:hint="eastAsia"/>
            <w:color w:val="6795B5"/>
            <w:kern w:val="0"/>
            <w:sz w:val="15"/>
            <w:u w:val="single"/>
          </w:rPr>
          <w:t>4.1 初始化本地仓库</w:t>
        </w:r>
        <w:r w:rsidRPr="00612E05">
          <w:rPr>
            <w:rFonts w:ascii="微软雅黑" w:eastAsia="微软雅黑" w:hAnsi="微软雅黑" w:cs="Arial"/>
            <w:kern w:val="0"/>
            <w:sz w:val="15"/>
            <w:szCs w:val="15"/>
          </w:rPr>
          <w:fldChar w:fldCharType="end"/>
        </w:r>
      </w:ins>
    </w:p>
    <w:p w:rsidR="00612E05" w:rsidRPr="00612E05" w:rsidRDefault="00612E05" w:rsidP="00612E05">
      <w:pPr>
        <w:widowControl/>
        <w:numPr>
          <w:ilvl w:val="3"/>
          <w:numId w:val="8"/>
        </w:numPr>
        <w:shd w:val="clear" w:color="auto" w:fill="FFFFFF"/>
        <w:spacing w:line="224" w:lineRule="atLeast"/>
        <w:ind w:left="299"/>
        <w:jc w:val="left"/>
        <w:rPr>
          <w:ins w:id="152" w:author="Unknown"/>
          <w:rFonts w:ascii="微软雅黑" w:eastAsia="微软雅黑" w:hAnsi="微软雅黑" w:cs="Arial" w:hint="eastAsia"/>
          <w:kern w:val="0"/>
          <w:sz w:val="15"/>
          <w:szCs w:val="15"/>
        </w:rPr>
      </w:pPr>
      <w:ins w:id="153" w:author="Unknown">
        <w:r w:rsidRPr="00612E05">
          <w:rPr>
            <w:rFonts w:ascii="微软雅黑" w:eastAsia="微软雅黑" w:hAnsi="微软雅黑" w:cs="Arial"/>
            <w:kern w:val="0"/>
            <w:sz w:val="15"/>
            <w:szCs w:val="15"/>
          </w:rPr>
          <w:fldChar w:fldCharType="begin"/>
        </w:r>
        <w:r w:rsidRPr="00612E05">
          <w:rPr>
            <w:rFonts w:ascii="微软雅黑" w:eastAsia="微软雅黑" w:hAnsi="微软雅黑" w:cs="Arial"/>
            <w:kern w:val="0"/>
            <w:sz w:val="15"/>
            <w:szCs w:val="15"/>
          </w:rPr>
          <w:instrText xml:space="preserve"> HYPERLINK "https://blog.csdn.net/qq_36667170/article/details/79085301" \l "42__79" \t "_self" </w:instrText>
        </w:r>
        <w:r w:rsidRPr="00612E05">
          <w:rPr>
            <w:rFonts w:ascii="微软雅黑" w:eastAsia="微软雅黑" w:hAnsi="微软雅黑" w:cs="Arial"/>
            <w:kern w:val="0"/>
            <w:sz w:val="15"/>
            <w:szCs w:val="15"/>
          </w:rPr>
          <w:fldChar w:fldCharType="separate"/>
        </w:r>
        <w:r w:rsidRPr="00612E05">
          <w:rPr>
            <w:rFonts w:ascii="微软雅黑" w:eastAsia="微软雅黑" w:hAnsi="微软雅黑" w:cs="Arial" w:hint="eastAsia"/>
            <w:color w:val="6795B5"/>
            <w:kern w:val="0"/>
            <w:sz w:val="15"/>
            <w:u w:val="single"/>
          </w:rPr>
          <w:t>4.2 新建远程仓库</w:t>
        </w:r>
        <w:r w:rsidRPr="00612E05">
          <w:rPr>
            <w:rFonts w:ascii="微软雅黑" w:eastAsia="微软雅黑" w:hAnsi="微软雅黑" w:cs="Arial"/>
            <w:kern w:val="0"/>
            <w:sz w:val="15"/>
            <w:szCs w:val="15"/>
          </w:rPr>
          <w:fldChar w:fldCharType="end"/>
        </w:r>
      </w:ins>
    </w:p>
    <w:p w:rsidR="00612E05" w:rsidRPr="00612E05" w:rsidRDefault="00612E05" w:rsidP="00612E05">
      <w:pPr>
        <w:widowControl/>
        <w:numPr>
          <w:ilvl w:val="3"/>
          <w:numId w:val="8"/>
        </w:numPr>
        <w:shd w:val="clear" w:color="auto" w:fill="FFFFFF"/>
        <w:spacing w:line="224" w:lineRule="atLeast"/>
        <w:ind w:left="299"/>
        <w:jc w:val="left"/>
        <w:rPr>
          <w:ins w:id="154" w:author="Unknown"/>
          <w:rFonts w:ascii="微软雅黑" w:eastAsia="微软雅黑" w:hAnsi="微软雅黑" w:cs="Arial" w:hint="eastAsia"/>
          <w:kern w:val="0"/>
          <w:sz w:val="15"/>
          <w:szCs w:val="15"/>
        </w:rPr>
      </w:pPr>
      <w:ins w:id="155" w:author="Unknown">
        <w:r w:rsidRPr="00612E05">
          <w:rPr>
            <w:rFonts w:ascii="微软雅黑" w:eastAsia="微软雅黑" w:hAnsi="微软雅黑" w:cs="Arial"/>
            <w:kern w:val="0"/>
            <w:sz w:val="15"/>
            <w:szCs w:val="15"/>
          </w:rPr>
          <w:fldChar w:fldCharType="begin"/>
        </w:r>
        <w:r w:rsidRPr="00612E05">
          <w:rPr>
            <w:rFonts w:ascii="微软雅黑" w:eastAsia="微软雅黑" w:hAnsi="微软雅黑" w:cs="Arial"/>
            <w:kern w:val="0"/>
            <w:sz w:val="15"/>
            <w:szCs w:val="15"/>
          </w:rPr>
          <w:instrText xml:space="preserve"> HYPERLINK "https://blog.csdn.net/qq_36667170/article/details/79085301" \l "43__89" \t "_self" </w:instrText>
        </w:r>
        <w:r w:rsidRPr="00612E05">
          <w:rPr>
            <w:rFonts w:ascii="微软雅黑" w:eastAsia="微软雅黑" w:hAnsi="微软雅黑" w:cs="Arial"/>
            <w:kern w:val="0"/>
            <w:sz w:val="15"/>
            <w:szCs w:val="15"/>
          </w:rPr>
          <w:fldChar w:fldCharType="separate"/>
        </w:r>
        <w:r w:rsidRPr="00612E05">
          <w:rPr>
            <w:rFonts w:ascii="微软雅黑" w:eastAsia="微软雅黑" w:hAnsi="微软雅黑" w:cs="Arial" w:hint="eastAsia"/>
            <w:color w:val="6795B5"/>
            <w:kern w:val="0"/>
            <w:sz w:val="15"/>
            <w:u w:val="single"/>
          </w:rPr>
          <w:t>4.3 建立连接</w:t>
        </w:r>
        <w:r w:rsidRPr="00612E05">
          <w:rPr>
            <w:rFonts w:ascii="微软雅黑" w:eastAsia="微软雅黑" w:hAnsi="微软雅黑" w:cs="Arial"/>
            <w:kern w:val="0"/>
            <w:sz w:val="15"/>
            <w:szCs w:val="15"/>
          </w:rPr>
          <w:fldChar w:fldCharType="end"/>
        </w:r>
      </w:ins>
    </w:p>
    <w:p w:rsidR="00612E05" w:rsidRPr="00612E05" w:rsidRDefault="00612E05" w:rsidP="00612E05">
      <w:pPr>
        <w:widowControl/>
        <w:numPr>
          <w:ilvl w:val="3"/>
          <w:numId w:val="8"/>
        </w:numPr>
        <w:shd w:val="clear" w:color="auto" w:fill="FFFFFF"/>
        <w:spacing w:line="224" w:lineRule="atLeast"/>
        <w:ind w:left="299"/>
        <w:jc w:val="left"/>
        <w:rPr>
          <w:ins w:id="156" w:author="Unknown"/>
          <w:rFonts w:ascii="微软雅黑" w:eastAsia="微软雅黑" w:hAnsi="微软雅黑" w:cs="Arial" w:hint="eastAsia"/>
          <w:kern w:val="0"/>
          <w:sz w:val="15"/>
          <w:szCs w:val="15"/>
        </w:rPr>
      </w:pPr>
      <w:ins w:id="157" w:author="Unknown">
        <w:r w:rsidRPr="00612E05">
          <w:rPr>
            <w:rFonts w:ascii="微软雅黑" w:eastAsia="微软雅黑" w:hAnsi="微软雅黑" w:cs="Arial"/>
            <w:kern w:val="0"/>
            <w:sz w:val="15"/>
            <w:szCs w:val="15"/>
          </w:rPr>
          <w:fldChar w:fldCharType="begin"/>
        </w:r>
        <w:r w:rsidRPr="00612E05">
          <w:rPr>
            <w:rFonts w:ascii="微软雅黑" w:eastAsia="微软雅黑" w:hAnsi="微软雅黑" w:cs="Arial"/>
            <w:kern w:val="0"/>
            <w:sz w:val="15"/>
            <w:szCs w:val="15"/>
          </w:rPr>
          <w:instrText xml:space="preserve"> HYPERLINK "https://blog.csdn.net/qq_36667170/article/details/79085301" \l "44__114" \t "_self" </w:instrText>
        </w:r>
        <w:r w:rsidRPr="00612E05">
          <w:rPr>
            <w:rFonts w:ascii="微软雅黑" w:eastAsia="微软雅黑" w:hAnsi="微软雅黑" w:cs="Arial"/>
            <w:kern w:val="0"/>
            <w:sz w:val="15"/>
            <w:szCs w:val="15"/>
          </w:rPr>
          <w:fldChar w:fldCharType="separate"/>
        </w:r>
        <w:r w:rsidRPr="00612E05">
          <w:rPr>
            <w:rFonts w:ascii="微软雅黑" w:eastAsia="微软雅黑" w:hAnsi="微软雅黑" w:cs="Arial" w:hint="eastAsia"/>
            <w:color w:val="6795B5"/>
            <w:kern w:val="0"/>
            <w:sz w:val="15"/>
            <w:u w:val="single"/>
          </w:rPr>
          <w:t>4.4 文件上传</w:t>
        </w:r>
        <w:r w:rsidRPr="00612E05">
          <w:rPr>
            <w:rFonts w:ascii="微软雅黑" w:eastAsia="微软雅黑" w:hAnsi="微软雅黑" w:cs="Arial"/>
            <w:kern w:val="0"/>
            <w:sz w:val="15"/>
            <w:szCs w:val="15"/>
          </w:rPr>
          <w:fldChar w:fldCharType="end"/>
        </w:r>
      </w:ins>
    </w:p>
    <w:p w:rsidR="00612E05" w:rsidRPr="00612E05" w:rsidRDefault="00612E05" w:rsidP="00612E05">
      <w:pPr>
        <w:widowControl/>
        <w:numPr>
          <w:ilvl w:val="3"/>
          <w:numId w:val="8"/>
        </w:numPr>
        <w:shd w:val="clear" w:color="auto" w:fill="FFFFFF"/>
        <w:spacing w:line="224" w:lineRule="atLeast"/>
        <w:ind w:left="299"/>
        <w:jc w:val="left"/>
        <w:rPr>
          <w:ins w:id="158" w:author="Unknown"/>
          <w:rFonts w:ascii="微软雅黑" w:eastAsia="微软雅黑" w:hAnsi="微软雅黑" w:cs="Arial" w:hint="eastAsia"/>
          <w:kern w:val="0"/>
          <w:sz w:val="15"/>
          <w:szCs w:val="15"/>
        </w:rPr>
      </w:pPr>
      <w:ins w:id="159" w:author="Unknown">
        <w:r w:rsidRPr="00612E05">
          <w:rPr>
            <w:rFonts w:ascii="微软雅黑" w:eastAsia="微软雅黑" w:hAnsi="微软雅黑" w:cs="Arial"/>
            <w:kern w:val="0"/>
            <w:sz w:val="15"/>
            <w:szCs w:val="15"/>
          </w:rPr>
          <w:fldChar w:fldCharType="begin"/>
        </w:r>
        <w:r w:rsidRPr="00612E05">
          <w:rPr>
            <w:rFonts w:ascii="微软雅黑" w:eastAsia="微软雅黑" w:hAnsi="微软雅黑" w:cs="Arial"/>
            <w:kern w:val="0"/>
            <w:sz w:val="15"/>
            <w:szCs w:val="15"/>
          </w:rPr>
          <w:instrText xml:space="preserve"> HYPERLINK "https://blog.csdn.net/qq_36667170/article/details/79085301" \l "45__181" \t "_self" </w:instrText>
        </w:r>
        <w:r w:rsidRPr="00612E05">
          <w:rPr>
            <w:rFonts w:ascii="微软雅黑" w:eastAsia="微软雅黑" w:hAnsi="微软雅黑" w:cs="Arial"/>
            <w:kern w:val="0"/>
            <w:sz w:val="15"/>
            <w:szCs w:val="15"/>
          </w:rPr>
          <w:fldChar w:fldCharType="separate"/>
        </w:r>
        <w:r w:rsidRPr="00612E05">
          <w:rPr>
            <w:rFonts w:ascii="微软雅黑" w:eastAsia="微软雅黑" w:hAnsi="微软雅黑" w:cs="Arial" w:hint="eastAsia"/>
            <w:color w:val="6795B5"/>
            <w:kern w:val="0"/>
            <w:sz w:val="15"/>
            <w:u w:val="single"/>
          </w:rPr>
          <w:t>4.5 文件下拉</w:t>
        </w:r>
        <w:r w:rsidRPr="00612E05">
          <w:rPr>
            <w:rFonts w:ascii="微软雅黑" w:eastAsia="微软雅黑" w:hAnsi="微软雅黑" w:cs="Arial"/>
            <w:kern w:val="0"/>
            <w:sz w:val="15"/>
            <w:szCs w:val="15"/>
          </w:rPr>
          <w:fldChar w:fldCharType="end"/>
        </w:r>
      </w:ins>
    </w:p>
    <w:p w:rsidR="00612E05" w:rsidRPr="00612E05" w:rsidRDefault="00612E05" w:rsidP="00612E05">
      <w:pPr>
        <w:widowControl/>
        <w:numPr>
          <w:ilvl w:val="3"/>
          <w:numId w:val="8"/>
        </w:numPr>
        <w:shd w:val="clear" w:color="auto" w:fill="FFFFFF"/>
        <w:spacing w:line="224" w:lineRule="atLeast"/>
        <w:ind w:left="299"/>
        <w:jc w:val="left"/>
        <w:rPr>
          <w:ins w:id="160" w:author="Unknown"/>
          <w:rFonts w:ascii="微软雅黑" w:eastAsia="微软雅黑" w:hAnsi="微软雅黑" w:cs="Arial" w:hint="eastAsia"/>
          <w:kern w:val="0"/>
          <w:sz w:val="15"/>
          <w:szCs w:val="15"/>
        </w:rPr>
      </w:pPr>
      <w:ins w:id="161" w:author="Unknown">
        <w:r w:rsidRPr="00612E05">
          <w:rPr>
            <w:rFonts w:ascii="微软雅黑" w:eastAsia="微软雅黑" w:hAnsi="微软雅黑" w:cs="Arial"/>
            <w:kern w:val="0"/>
            <w:sz w:val="15"/>
            <w:szCs w:val="15"/>
          </w:rPr>
          <w:fldChar w:fldCharType="begin"/>
        </w:r>
        <w:r w:rsidRPr="00612E05">
          <w:rPr>
            <w:rFonts w:ascii="微软雅黑" w:eastAsia="微软雅黑" w:hAnsi="微软雅黑" w:cs="Arial"/>
            <w:kern w:val="0"/>
            <w:sz w:val="15"/>
            <w:szCs w:val="15"/>
          </w:rPr>
          <w:instrText xml:space="preserve"> HYPERLINK "https://blog.csdn.net/qq_36667170/article/details/79085301" \l "45__222" \t "_self" </w:instrText>
        </w:r>
        <w:r w:rsidRPr="00612E05">
          <w:rPr>
            <w:rFonts w:ascii="微软雅黑" w:eastAsia="微软雅黑" w:hAnsi="微软雅黑" w:cs="Arial"/>
            <w:kern w:val="0"/>
            <w:sz w:val="15"/>
            <w:szCs w:val="15"/>
          </w:rPr>
          <w:fldChar w:fldCharType="separate"/>
        </w:r>
        <w:r w:rsidRPr="00612E05">
          <w:rPr>
            <w:rFonts w:ascii="微软雅黑" w:eastAsia="微软雅黑" w:hAnsi="微软雅黑" w:cs="Arial" w:hint="eastAsia"/>
            <w:color w:val="6795B5"/>
            <w:kern w:val="0"/>
            <w:sz w:val="15"/>
            <w:u w:val="single"/>
          </w:rPr>
          <w:t>4.5 文件克隆</w:t>
        </w:r>
        <w:r w:rsidRPr="00612E05">
          <w:rPr>
            <w:rFonts w:ascii="微软雅黑" w:eastAsia="微软雅黑" w:hAnsi="微软雅黑" w:cs="Arial"/>
            <w:kern w:val="0"/>
            <w:sz w:val="15"/>
            <w:szCs w:val="15"/>
          </w:rPr>
          <w:fldChar w:fldCharType="end"/>
        </w:r>
      </w:ins>
    </w:p>
    <w:p w:rsidR="00612E05" w:rsidRPr="00612E05" w:rsidRDefault="00612E05" w:rsidP="00612E05">
      <w:pPr>
        <w:widowControl/>
        <w:shd w:val="clear" w:color="auto" w:fill="FFFFFF"/>
        <w:spacing w:before="224" w:after="224" w:line="213" w:lineRule="atLeast"/>
        <w:jc w:val="left"/>
        <w:rPr>
          <w:ins w:id="162" w:author="Unknown"/>
          <w:rFonts w:ascii="Arial" w:eastAsia="宋体" w:hAnsi="Arial" w:cs="Arial" w:hint="eastAsia"/>
          <w:kern w:val="0"/>
          <w:sz w:val="13"/>
          <w:szCs w:val="13"/>
        </w:rPr>
      </w:pPr>
      <w:ins w:id="163" w:author="Unknown">
        <w:r w:rsidRPr="00612E05">
          <w:rPr>
            <w:rFonts w:ascii="Arial" w:eastAsia="宋体" w:hAnsi="Arial" w:cs="Arial"/>
            <w:kern w:val="0"/>
            <w:sz w:val="13"/>
            <w:szCs w:val="13"/>
          </w:rPr>
          <w:pict>
            <v:rect id="_x0000_i1058" style="width:0;height:0" o:hralign="center" o:hrstd="t" o:hr="t" fillcolor="#a0a0a0" stroked="f"/>
          </w:pict>
        </w:r>
      </w:ins>
    </w:p>
    <w:p w:rsidR="00612E05" w:rsidRPr="00612E05" w:rsidRDefault="00612E05" w:rsidP="00612E05">
      <w:pPr>
        <w:widowControl/>
        <w:shd w:val="clear" w:color="auto" w:fill="FFFFFF"/>
        <w:spacing w:line="243" w:lineRule="atLeast"/>
        <w:jc w:val="left"/>
        <w:rPr>
          <w:ins w:id="164" w:author="Unknown"/>
          <w:rFonts w:ascii="微软雅黑" w:eastAsia="微软雅黑" w:hAnsi="微软雅黑" w:cs="Arial"/>
          <w:color w:val="4D4D4D"/>
          <w:kern w:val="0"/>
          <w:sz w:val="15"/>
          <w:szCs w:val="15"/>
        </w:rPr>
      </w:pPr>
      <w:ins w:id="165" w:author="Unknown">
        <w:r w:rsidRPr="00612E05">
          <w:rPr>
            <w:rFonts w:ascii="微软雅黑" w:eastAsia="微软雅黑" w:hAnsi="微软雅黑" w:cs="Arial" w:hint="eastAsia"/>
            <w:b/>
            <w:bCs/>
            <w:color w:val="FF0000"/>
            <w:kern w:val="0"/>
            <w:sz w:val="48"/>
          </w:rPr>
          <w:t>这个主要介绍</w:t>
        </w:r>
        <w:proofErr w:type="spellStart"/>
        <w:r w:rsidRPr="00612E05">
          <w:rPr>
            <w:rFonts w:ascii="微软雅黑" w:eastAsia="微软雅黑" w:hAnsi="微软雅黑" w:cs="Arial" w:hint="eastAsia"/>
            <w:b/>
            <w:bCs/>
            <w:color w:val="FF0000"/>
            <w:kern w:val="0"/>
            <w:sz w:val="48"/>
          </w:rPr>
          <w:t>Git</w:t>
        </w:r>
        <w:proofErr w:type="spellEnd"/>
        <w:r w:rsidRPr="00612E05">
          <w:rPr>
            <w:rFonts w:ascii="微软雅黑" w:eastAsia="微软雅黑" w:hAnsi="微软雅黑" w:cs="Arial" w:hint="eastAsia"/>
            <w:b/>
            <w:bCs/>
            <w:color w:val="FF0000"/>
            <w:kern w:val="0"/>
            <w:sz w:val="48"/>
          </w:rPr>
          <w:t xml:space="preserve"> Bash的使用教程。</w:t>
        </w:r>
      </w:ins>
    </w:p>
    <w:p w:rsidR="00612E05" w:rsidRPr="00612E05" w:rsidRDefault="00612E05" w:rsidP="00612E05">
      <w:pPr>
        <w:widowControl/>
        <w:shd w:val="clear" w:color="auto" w:fill="FFFFFF"/>
        <w:spacing w:line="337" w:lineRule="atLeast"/>
        <w:jc w:val="left"/>
        <w:outlineLvl w:val="0"/>
        <w:rPr>
          <w:ins w:id="166" w:author="Unknown"/>
          <w:rFonts w:ascii="微软雅黑" w:eastAsia="微软雅黑" w:hAnsi="微软雅黑" w:cs="Arial" w:hint="eastAsia"/>
          <w:b/>
          <w:bCs/>
          <w:color w:val="4F4F4F"/>
          <w:kern w:val="36"/>
          <w:sz w:val="26"/>
          <w:szCs w:val="26"/>
        </w:rPr>
      </w:pPr>
      <w:bookmarkStart w:id="167" w:name="t1"/>
      <w:bookmarkEnd w:id="167"/>
      <w:ins w:id="168" w:author="Unknown">
        <w:r w:rsidRPr="00612E05">
          <w:rPr>
            <w:rFonts w:ascii="微软雅黑" w:eastAsia="微软雅黑" w:hAnsi="微软雅黑" w:cs="Arial" w:hint="eastAsia"/>
            <w:b/>
            <w:bCs/>
            <w:color w:val="4F4F4F"/>
            <w:kern w:val="36"/>
            <w:sz w:val="26"/>
            <w:szCs w:val="26"/>
          </w:rPr>
          <w:t>1 下载安装</w:t>
        </w:r>
      </w:ins>
    </w:p>
    <w:p w:rsidR="00612E05" w:rsidRPr="00612E05" w:rsidRDefault="00612E05" w:rsidP="00612E05">
      <w:pPr>
        <w:widowControl/>
        <w:shd w:val="clear" w:color="auto" w:fill="FFFFFF"/>
        <w:spacing w:line="243" w:lineRule="atLeast"/>
        <w:jc w:val="left"/>
        <w:rPr>
          <w:ins w:id="169" w:author="Unknown"/>
          <w:rFonts w:ascii="微软雅黑" w:eastAsia="微软雅黑" w:hAnsi="微软雅黑" w:cs="Arial" w:hint="eastAsia"/>
          <w:color w:val="4D4D4D"/>
          <w:kern w:val="0"/>
          <w:sz w:val="15"/>
          <w:szCs w:val="15"/>
        </w:rPr>
      </w:pPr>
      <w:ins w:id="170" w:author="Unknown">
        <w:r w:rsidRPr="00612E05">
          <w:rPr>
            <w:rFonts w:ascii="微软雅黑" w:eastAsia="微软雅黑" w:hAnsi="微软雅黑" w:cs="Arial" w:hint="eastAsia"/>
            <w:color w:val="4D4D4D"/>
            <w:kern w:val="0"/>
            <w:sz w:val="15"/>
            <w:szCs w:val="15"/>
          </w:rPr>
          <w:t>首先抛一个Windows用户的下载链接：</w:t>
        </w:r>
        <w:r w:rsidRPr="00612E05">
          <w:rPr>
            <w:rFonts w:ascii="微软雅黑" w:eastAsia="微软雅黑" w:hAnsi="微软雅黑" w:cs="Arial"/>
            <w:color w:val="4D4D4D"/>
            <w:kern w:val="0"/>
            <w:sz w:val="15"/>
            <w:szCs w:val="15"/>
          </w:rPr>
          <w:fldChar w:fldCharType="begin"/>
        </w:r>
        <w:r w:rsidRPr="00612E05">
          <w:rPr>
            <w:rFonts w:ascii="微软雅黑" w:eastAsia="微软雅黑" w:hAnsi="微软雅黑" w:cs="Arial"/>
            <w:color w:val="4D4D4D"/>
            <w:kern w:val="0"/>
            <w:sz w:val="15"/>
            <w:szCs w:val="15"/>
          </w:rPr>
          <w:instrText xml:space="preserve"> HYPERLINK "http://gitforwindows.org/" </w:instrText>
        </w:r>
        <w:r w:rsidRPr="00612E05">
          <w:rPr>
            <w:rFonts w:ascii="微软雅黑" w:eastAsia="微软雅黑" w:hAnsi="微软雅黑" w:cs="Arial"/>
            <w:color w:val="4D4D4D"/>
            <w:kern w:val="0"/>
            <w:sz w:val="15"/>
            <w:szCs w:val="15"/>
          </w:rPr>
          <w:fldChar w:fldCharType="separate"/>
        </w:r>
        <w:r w:rsidRPr="00612E05">
          <w:rPr>
            <w:rFonts w:ascii="微软雅黑" w:eastAsia="微软雅黑" w:hAnsi="微软雅黑" w:cs="Arial" w:hint="eastAsia"/>
            <w:color w:val="6795B5"/>
            <w:kern w:val="0"/>
            <w:sz w:val="15"/>
            <w:u w:val="single"/>
          </w:rPr>
          <w:t>Git for windows</w:t>
        </w:r>
        <w:r w:rsidRPr="00612E05">
          <w:rPr>
            <w:rFonts w:ascii="微软雅黑" w:eastAsia="微软雅黑" w:hAnsi="微软雅黑" w:cs="Arial"/>
            <w:color w:val="4D4D4D"/>
            <w:kern w:val="0"/>
            <w:sz w:val="15"/>
            <w:szCs w:val="15"/>
          </w:rPr>
          <w:fldChar w:fldCharType="end"/>
        </w:r>
        <w:r w:rsidRPr="00612E05">
          <w:rPr>
            <w:rFonts w:ascii="微软雅黑" w:eastAsia="微软雅黑" w:hAnsi="微软雅黑" w:cs="Arial" w:hint="eastAsia"/>
            <w:color w:val="4D4D4D"/>
            <w:kern w:val="0"/>
            <w:sz w:val="15"/>
            <w:szCs w:val="15"/>
          </w:rPr>
          <w:br/>
          <w:t>下载下来之后直接安装，除了下图选第一个，其他的不用改，直接next就行。</w:t>
        </w:r>
        <w:r w:rsidRPr="00612E05">
          <w:rPr>
            <w:rFonts w:ascii="微软雅黑" w:eastAsia="微软雅黑" w:hAnsi="微软雅黑" w:cs="Arial" w:hint="eastAsia"/>
            <w:color w:val="4D4D4D"/>
            <w:kern w:val="0"/>
            <w:sz w:val="15"/>
            <w:szCs w:val="15"/>
          </w:rPr>
          <w:br/>
          <w:t>下图这个是决定</w:t>
        </w:r>
        <w:r w:rsidRPr="00612E05">
          <w:rPr>
            <w:rFonts w:ascii="微软雅黑" w:eastAsia="微软雅黑" w:hAnsi="微软雅黑" w:cs="Arial" w:hint="eastAsia"/>
            <w:b/>
            <w:bCs/>
            <w:color w:val="4D4D4D"/>
            <w:kern w:val="0"/>
            <w:sz w:val="15"/>
          </w:rPr>
          <w:t>是否把</w:t>
        </w:r>
        <w:proofErr w:type="spellStart"/>
        <w:r w:rsidRPr="00612E05">
          <w:rPr>
            <w:rFonts w:ascii="微软雅黑" w:eastAsia="微软雅黑" w:hAnsi="微软雅黑" w:cs="Arial" w:hint="eastAsia"/>
            <w:b/>
            <w:bCs/>
            <w:color w:val="4D4D4D"/>
            <w:kern w:val="0"/>
            <w:sz w:val="15"/>
          </w:rPr>
          <w:t>git</w:t>
        </w:r>
        <w:proofErr w:type="spellEnd"/>
        <w:r w:rsidRPr="00612E05">
          <w:rPr>
            <w:rFonts w:ascii="微软雅黑" w:eastAsia="微软雅黑" w:hAnsi="微软雅黑" w:cs="Arial" w:hint="eastAsia"/>
            <w:b/>
            <w:bCs/>
            <w:color w:val="4D4D4D"/>
            <w:kern w:val="0"/>
            <w:sz w:val="15"/>
          </w:rPr>
          <w:t>命令放到path中</w:t>
        </w:r>
        <w:r w:rsidRPr="00612E05">
          <w:rPr>
            <w:rFonts w:ascii="微软雅黑" w:eastAsia="微软雅黑" w:hAnsi="微软雅黑" w:cs="Arial" w:hint="eastAsia"/>
            <w:color w:val="4D4D4D"/>
            <w:kern w:val="0"/>
            <w:sz w:val="15"/>
            <w:szCs w:val="15"/>
          </w:rPr>
          <w:t>，你不用理解path是什么，反正你如果你加入到path之后，</w:t>
        </w:r>
        <w:proofErr w:type="spellStart"/>
        <w:r w:rsidRPr="00612E05">
          <w:rPr>
            <w:rFonts w:ascii="微软雅黑" w:eastAsia="微软雅黑" w:hAnsi="微软雅黑" w:cs="Arial" w:hint="eastAsia"/>
            <w:color w:val="4D4D4D"/>
            <w:kern w:val="0"/>
            <w:sz w:val="15"/>
            <w:szCs w:val="15"/>
          </w:rPr>
          <w:t>gitbash</w:t>
        </w:r>
        <w:proofErr w:type="spellEnd"/>
        <w:r w:rsidRPr="00612E05">
          <w:rPr>
            <w:rFonts w:ascii="微软雅黑" w:eastAsia="微软雅黑" w:hAnsi="微软雅黑" w:cs="Arial" w:hint="eastAsia"/>
            <w:color w:val="4D4D4D"/>
            <w:kern w:val="0"/>
            <w:sz w:val="15"/>
            <w:szCs w:val="15"/>
          </w:rPr>
          <w:t>可能会变得反应特别慢。</w:t>
        </w:r>
        <w:r w:rsidRPr="00612E05">
          <w:rPr>
            <w:rFonts w:ascii="微软雅黑" w:eastAsia="微软雅黑" w:hAnsi="微软雅黑" w:cs="Arial" w:hint="eastAsia"/>
            <w:color w:val="4D4D4D"/>
            <w:kern w:val="0"/>
            <w:sz w:val="15"/>
            <w:szCs w:val="15"/>
          </w:rPr>
          <w:br/>
          <w:t>选这个</w:t>
        </w:r>
        <w:r w:rsidRPr="00612E05">
          <w:rPr>
            <w:rFonts w:ascii="Consolas" w:eastAsia="宋体" w:hAnsi="Consolas" w:cs="Consolas"/>
            <w:color w:val="C7254E"/>
            <w:kern w:val="0"/>
            <w:sz w:val="13"/>
          </w:rPr>
          <w:t xml:space="preserve">use </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from </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bash only</w:t>
        </w:r>
        <w:r w:rsidRPr="00612E05">
          <w:rPr>
            <w:rFonts w:ascii="微软雅黑" w:eastAsia="微软雅黑" w:hAnsi="微软雅黑" w:cs="Arial" w:hint="eastAsia"/>
            <w:color w:val="4D4D4D"/>
            <w:kern w:val="0"/>
            <w:sz w:val="15"/>
            <w:szCs w:val="15"/>
          </w:rPr>
          <w:t>就是告诉他不要给我加到path中</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lastRenderedPageBreak/>
        <w:drawing>
          <wp:inline distT="0" distB="0" distL="0" distR="0">
            <wp:extent cx="4726305" cy="3609975"/>
            <wp:effectExtent l="19050" t="0" r="0" b="0"/>
            <wp:docPr id="35" name="图片 3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在这里插入图片描述"/>
                    <pic:cNvPicPr>
                      <a:picLocks noChangeAspect="1" noChangeArrowheads="1"/>
                    </pic:cNvPicPr>
                  </pic:nvPicPr>
                  <pic:blipFill>
                    <a:blip r:embed="rId71"/>
                    <a:srcRect/>
                    <a:stretch>
                      <a:fillRect/>
                    </a:stretch>
                  </pic:blipFill>
                  <pic:spPr bwMode="auto">
                    <a:xfrm>
                      <a:off x="0" y="0"/>
                      <a:ext cx="4726305" cy="3609975"/>
                    </a:xfrm>
                    <a:prstGeom prst="rect">
                      <a:avLst/>
                    </a:prstGeom>
                    <a:noFill/>
                    <a:ln w="9525">
                      <a:noFill/>
                      <a:miter lim="800000"/>
                      <a:headEnd/>
                      <a:tailEnd/>
                    </a:ln>
                  </pic:spPr>
                </pic:pic>
              </a:graphicData>
            </a:graphic>
          </wp:inline>
        </w:drawing>
      </w:r>
      <w:ins w:id="171" w:author="Unknown">
        <w:r w:rsidRPr="00612E05">
          <w:rPr>
            <w:rFonts w:ascii="微软雅黑" w:eastAsia="微软雅黑" w:hAnsi="微软雅黑" w:cs="Arial" w:hint="eastAsia"/>
            <w:color w:val="4D4D4D"/>
            <w:kern w:val="0"/>
            <w:sz w:val="15"/>
            <w:szCs w:val="15"/>
          </w:rPr>
          <w:br/>
          <w:t>安装完成后我的电脑上是显示了这么三个东西的。</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2351405" cy="1704340"/>
            <wp:effectExtent l="19050" t="0" r="0"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这里写图片描述"/>
                    <pic:cNvPicPr>
                      <a:picLocks noChangeAspect="1" noChangeArrowheads="1"/>
                    </pic:cNvPicPr>
                  </pic:nvPicPr>
                  <pic:blipFill>
                    <a:blip r:embed="rId72"/>
                    <a:srcRect/>
                    <a:stretch>
                      <a:fillRect/>
                    </a:stretch>
                  </pic:blipFill>
                  <pic:spPr bwMode="auto">
                    <a:xfrm>
                      <a:off x="0" y="0"/>
                      <a:ext cx="2351405" cy="1704340"/>
                    </a:xfrm>
                    <a:prstGeom prst="rect">
                      <a:avLst/>
                    </a:prstGeom>
                    <a:noFill/>
                    <a:ln w="9525">
                      <a:noFill/>
                      <a:miter lim="800000"/>
                      <a:headEnd/>
                      <a:tailEnd/>
                    </a:ln>
                  </pic:spPr>
                </pic:pic>
              </a:graphicData>
            </a:graphic>
          </wp:inline>
        </w:drawing>
      </w:r>
    </w:p>
    <w:p w:rsidR="00612E05" w:rsidRPr="00612E05" w:rsidRDefault="00612E05" w:rsidP="00612E05">
      <w:pPr>
        <w:widowControl/>
        <w:numPr>
          <w:ilvl w:val="0"/>
          <w:numId w:val="9"/>
        </w:numPr>
        <w:shd w:val="clear" w:color="auto" w:fill="FFFFFF"/>
        <w:spacing w:line="213" w:lineRule="atLeast"/>
        <w:ind w:left="374"/>
        <w:jc w:val="left"/>
        <w:rPr>
          <w:ins w:id="172" w:author="Unknown"/>
          <w:rFonts w:ascii="微软雅黑" w:eastAsia="微软雅黑" w:hAnsi="微软雅黑" w:cs="Arial" w:hint="eastAsia"/>
          <w:kern w:val="0"/>
          <w:sz w:val="15"/>
          <w:szCs w:val="15"/>
        </w:rPr>
      </w:pPr>
      <w:proofErr w:type="spellStart"/>
      <w:ins w:id="173" w:author="Unknown">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CMD：</w:t>
        </w:r>
        <w:r w:rsidRPr="00612E05">
          <w:rPr>
            <w:rFonts w:ascii="微软雅黑" w:eastAsia="微软雅黑" w:hAnsi="微软雅黑" w:cs="Arial" w:hint="eastAsia"/>
            <w:kern w:val="0"/>
            <w:sz w:val="15"/>
            <w:szCs w:val="15"/>
          </w:rPr>
          <w:br/>
          <w:t xml:space="preserve">　　</w:t>
        </w:r>
        <w:proofErr w:type="spellStart"/>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CMD我并没用过，但是我查了一下它是什么。据别人说，</w:t>
        </w:r>
        <w:proofErr w:type="spellStart"/>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中的Bash是基于CMD的，在CMD的基础上增添一些新的命令与功能。所以建议在使用的时候，用Bash更加方便（</w:t>
        </w:r>
        <w:r w:rsidRPr="00612E05">
          <w:rPr>
            <w:rFonts w:ascii="微软雅黑" w:eastAsia="微软雅黑" w:hAnsi="微软雅黑" w:cs="Arial"/>
            <w:kern w:val="0"/>
            <w:sz w:val="15"/>
            <w:szCs w:val="15"/>
          </w:rPr>
          <w:fldChar w:fldCharType="begin"/>
        </w:r>
        <w:r w:rsidRPr="00612E05">
          <w:rPr>
            <w:rFonts w:ascii="微软雅黑" w:eastAsia="微软雅黑" w:hAnsi="微软雅黑" w:cs="Arial"/>
            <w:kern w:val="0"/>
            <w:sz w:val="15"/>
            <w:szCs w:val="15"/>
          </w:rPr>
          <w:instrText xml:space="preserve"> HYPERLINK "http://blog.csdn.net/lee18254290736/article/details/53965577" </w:instrText>
        </w:r>
        <w:r w:rsidRPr="00612E05">
          <w:rPr>
            <w:rFonts w:ascii="微软雅黑" w:eastAsia="微软雅黑" w:hAnsi="微软雅黑" w:cs="Arial"/>
            <w:kern w:val="0"/>
            <w:sz w:val="15"/>
            <w:szCs w:val="15"/>
          </w:rPr>
          <w:fldChar w:fldCharType="separate"/>
        </w:r>
        <w:r w:rsidRPr="00612E05">
          <w:rPr>
            <w:rFonts w:ascii="微软雅黑" w:eastAsia="微软雅黑" w:hAnsi="微软雅黑" w:cs="Arial" w:hint="eastAsia"/>
            <w:color w:val="6795B5"/>
            <w:kern w:val="0"/>
            <w:sz w:val="15"/>
            <w:u w:val="single"/>
          </w:rPr>
          <w:t>原网址</w:t>
        </w:r>
        <w:r w:rsidRPr="00612E05">
          <w:rPr>
            <w:rFonts w:ascii="微软雅黑" w:eastAsia="微软雅黑" w:hAnsi="微软雅黑" w:cs="Arial"/>
            <w:kern w:val="0"/>
            <w:sz w:val="15"/>
            <w:szCs w:val="15"/>
          </w:rPr>
          <w:fldChar w:fldCharType="end"/>
        </w:r>
        <w:r w:rsidRPr="00612E05">
          <w:rPr>
            <w:rFonts w:ascii="微软雅黑" w:eastAsia="微软雅黑" w:hAnsi="微软雅黑" w:cs="Arial" w:hint="eastAsia"/>
            <w:kern w:val="0"/>
            <w:sz w:val="15"/>
            <w:szCs w:val="15"/>
          </w:rPr>
          <w:t>）。</w:t>
        </w:r>
      </w:ins>
    </w:p>
    <w:p w:rsidR="00612E05" w:rsidRPr="00612E05" w:rsidRDefault="00612E05" w:rsidP="00612E05">
      <w:pPr>
        <w:widowControl/>
        <w:numPr>
          <w:ilvl w:val="0"/>
          <w:numId w:val="9"/>
        </w:numPr>
        <w:shd w:val="clear" w:color="auto" w:fill="FFFFFF"/>
        <w:spacing w:line="213" w:lineRule="atLeast"/>
        <w:ind w:left="374"/>
        <w:jc w:val="left"/>
        <w:rPr>
          <w:ins w:id="174" w:author="Unknown"/>
          <w:rFonts w:ascii="微软雅黑" w:eastAsia="微软雅黑" w:hAnsi="微软雅黑" w:cs="Arial" w:hint="eastAsia"/>
          <w:kern w:val="0"/>
          <w:sz w:val="15"/>
          <w:szCs w:val="15"/>
        </w:rPr>
      </w:pPr>
      <w:proofErr w:type="spellStart"/>
      <w:ins w:id="175" w:author="Unknown">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GUI：</w:t>
        </w:r>
        <w:r w:rsidRPr="00612E05">
          <w:rPr>
            <w:rFonts w:ascii="微软雅黑" w:eastAsia="微软雅黑" w:hAnsi="微软雅黑" w:cs="Arial" w:hint="eastAsia"/>
            <w:kern w:val="0"/>
            <w:sz w:val="15"/>
            <w:szCs w:val="15"/>
          </w:rPr>
          <w:br/>
          <w:t xml:space="preserve">　　其次就是</w:t>
        </w:r>
        <w:proofErr w:type="spellStart"/>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GUI，</w:t>
        </w:r>
        <w:proofErr w:type="spellStart"/>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GUI是</w:t>
        </w:r>
        <w:proofErr w:type="spellStart"/>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Bash的替代品，他为Windows用户提供了更简便易懂的图形界面。（但是相比</w:t>
        </w:r>
        <w:proofErr w:type="spellStart"/>
        <w:r w:rsidRPr="00612E05">
          <w:rPr>
            <w:rFonts w:ascii="微软雅黑" w:eastAsia="微软雅黑" w:hAnsi="微软雅黑" w:cs="Arial" w:hint="eastAsia"/>
            <w:kern w:val="0"/>
            <w:sz w:val="15"/>
            <w:szCs w:val="15"/>
          </w:rPr>
          <w:t>GitHub</w:t>
        </w:r>
        <w:proofErr w:type="spellEnd"/>
        <w:r w:rsidRPr="00612E05">
          <w:rPr>
            <w:rFonts w:ascii="微软雅黑" w:eastAsia="微软雅黑" w:hAnsi="微软雅黑" w:cs="Arial" w:hint="eastAsia"/>
            <w:kern w:val="0"/>
            <w:sz w:val="15"/>
            <w:szCs w:val="15"/>
          </w:rPr>
          <w:t xml:space="preserve"> Desktop这个桌面版客户端，_(:3 」∠)我觉得</w:t>
        </w:r>
        <w:proofErr w:type="spellStart"/>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GUI也没什么用。）</w:t>
        </w:r>
      </w:ins>
    </w:p>
    <w:p w:rsidR="00612E05" w:rsidRPr="00612E05" w:rsidRDefault="00612E05" w:rsidP="00612E05">
      <w:pPr>
        <w:widowControl/>
        <w:numPr>
          <w:ilvl w:val="0"/>
          <w:numId w:val="9"/>
        </w:numPr>
        <w:shd w:val="clear" w:color="auto" w:fill="FFFFFF"/>
        <w:spacing w:line="213" w:lineRule="atLeast"/>
        <w:ind w:left="374"/>
        <w:jc w:val="left"/>
        <w:rPr>
          <w:ins w:id="176" w:author="Unknown"/>
          <w:rFonts w:ascii="微软雅黑" w:eastAsia="微软雅黑" w:hAnsi="微软雅黑" w:cs="Arial" w:hint="eastAsia"/>
          <w:kern w:val="0"/>
          <w:sz w:val="15"/>
          <w:szCs w:val="15"/>
        </w:rPr>
      </w:pPr>
      <w:proofErr w:type="spellStart"/>
      <w:ins w:id="177" w:author="Unknown">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Bash：</w:t>
        </w:r>
        <w:r w:rsidRPr="00612E05">
          <w:rPr>
            <w:rFonts w:ascii="微软雅黑" w:eastAsia="微软雅黑" w:hAnsi="微软雅黑" w:cs="Arial" w:hint="eastAsia"/>
            <w:kern w:val="0"/>
            <w:sz w:val="15"/>
            <w:szCs w:val="15"/>
          </w:rPr>
          <w:br/>
          <w:t xml:space="preserve">　　最后是</w:t>
        </w:r>
        <w:proofErr w:type="spellStart"/>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Bash，</w:t>
        </w:r>
        <w:proofErr w:type="spellStart"/>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Bash是命令行操作，官方介绍有一句就是“让*nix用户感到宾至如归。”（(;´</w:t>
        </w:r>
        <w:r w:rsidRPr="00612E05">
          <w:rPr>
            <w:rFonts w:ascii="Microsoft Himalaya" w:eastAsia="微软雅黑" w:hAnsi="Microsoft Himalaya" w:cs="Microsoft Himalaya"/>
            <w:kern w:val="0"/>
            <w:sz w:val="15"/>
            <w:szCs w:val="15"/>
          </w:rPr>
          <w:t>༎</w:t>
        </w:r>
        <w:r w:rsidRPr="00612E05">
          <w:rPr>
            <w:rFonts w:ascii="DokChampa" w:eastAsia="微软雅黑" w:hAnsi="DokChampa" w:cs="DokChampa"/>
            <w:kern w:val="0"/>
            <w:sz w:val="15"/>
            <w:szCs w:val="15"/>
          </w:rPr>
          <w:t>ຶ</w:t>
        </w:r>
        <w:r w:rsidRPr="00612E05">
          <w:rPr>
            <w:rFonts w:ascii="微软雅黑" w:eastAsia="微软雅黑" w:hAnsi="微软雅黑" w:cs="Arial" w:hint="eastAsia"/>
            <w:kern w:val="0"/>
            <w:sz w:val="15"/>
            <w:szCs w:val="15"/>
          </w:rPr>
          <w:t>Д</w:t>
        </w:r>
        <w:r w:rsidRPr="00612E05">
          <w:rPr>
            <w:rFonts w:ascii="Microsoft Himalaya" w:eastAsia="微软雅黑" w:hAnsi="Microsoft Himalaya" w:cs="Microsoft Himalaya"/>
            <w:kern w:val="0"/>
            <w:sz w:val="15"/>
            <w:szCs w:val="15"/>
          </w:rPr>
          <w:t>༎</w:t>
        </w:r>
        <w:r w:rsidRPr="00612E05">
          <w:rPr>
            <w:rFonts w:ascii="DokChampa" w:eastAsia="微软雅黑" w:hAnsi="DokChampa" w:cs="DokChampa"/>
            <w:kern w:val="0"/>
            <w:sz w:val="15"/>
            <w:szCs w:val="15"/>
          </w:rPr>
          <w:t>ຶ</w:t>
        </w:r>
        <w:r w:rsidRPr="00612E05">
          <w:rPr>
            <w:rFonts w:ascii="微软雅黑" w:eastAsia="微软雅黑" w:hAnsi="微软雅黑" w:cs="Arial" w:hint="eastAsia"/>
            <w:kern w:val="0"/>
            <w:sz w:val="15"/>
            <w:szCs w:val="15"/>
          </w:rPr>
          <w:t>`) 当然了，萌新用户使用了就肥肠憋屈。）</w:t>
        </w:r>
      </w:ins>
    </w:p>
    <w:p w:rsidR="00612E05" w:rsidRPr="00612E05" w:rsidRDefault="00612E05" w:rsidP="00612E05">
      <w:pPr>
        <w:widowControl/>
        <w:shd w:val="clear" w:color="auto" w:fill="FFFFFF"/>
        <w:spacing w:before="224" w:after="224" w:line="213" w:lineRule="atLeast"/>
        <w:jc w:val="left"/>
        <w:rPr>
          <w:ins w:id="178" w:author="Unknown"/>
          <w:rFonts w:ascii="Arial" w:eastAsia="宋体" w:hAnsi="Arial" w:cs="Arial" w:hint="eastAsia"/>
          <w:kern w:val="0"/>
          <w:sz w:val="13"/>
          <w:szCs w:val="13"/>
        </w:rPr>
      </w:pPr>
      <w:ins w:id="179" w:author="Unknown">
        <w:r w:rsidRPr="00612E05">
          <w:rPr>
            <w:rFonts w:ascii="Arial" w:eastAsia="宋体" w:hAnsi="Arial" w:cs="Arial"/>
            <w:kern w:val="0"/>
            <w:sz w:val="13"/>
            <w:szCs w:val="13"/>
          </w:rPr>
          <w:pict>
            <v:rect id="_x0000_i1061" style="width:0;height:0" o:hralign="center" o:hrstd="t" o:hr="t" fillcolor="#a0a0a0" stroked="f"/>
          </w:pict>
        </w:r>
      </w:ins>
    </w:p>
    <w:p w:rsidR="00612E05" w:rsidRPr="00612E05" w:rsidRDefault="00612E05" w:rsidP="00612E05">
      <w:pPr>
        <w:widowControl/>
        <w:shd w:val="clear" w:color="auto" w:fill="FFFFFF"/>
        <w:spacing w:line="337" w:lineRule="atLeast"/>
        <w:jc w:val="left"/>
        <w:outlineLvl w:val="0"/>
        <w:rPr>
          <w:ins w:id="180" w:author="Unknown"/>
          <w:rFonts w:ascii="微软雅黑" w:eastAsia="微软雅黑" w:hAnsi="微软雅黑" w:cs="Arial"/>
          <w:b/>
          <w:bCs/>
          <w:color w:val="4F4F4F"/>
          <w:kern w:val="36"/>
          <w:sz w:val="26"/>
          <w:szCs w:val="26"/>
        </w:rPr>
      </w:pPr>
      <w:bookmarkStart w:id="181" w:name="t2"/>
      <w:bookmarkEnd w:id="181"/>
      <w:ins w:id="182" w:author="Unknown">
        <w:r w:rsidRPr="00612E05">
          <w:rPr>
            <w:rFonts w:ascii="微软雅黑" w:eastAsia="微软雅黑" w:hAnsi="微软雅黑" w:cs="Arial" w:hint="eastAsia"/>
            <w:b/>
            <w:bCs/>
            <w:color w:val="4F4F4F"/>
            <w:kern w:val="36"/>
            <w:sz w:val="26"/>
            <w:szCs w:val="26"/>
          </w:rPr>
          <w:t>2 设置用户</w:t>
        </w:r>
      </w:ins>
    </w:p>
    <w:p w:rsidR="00612E05" w:rsidRPr="00612E05" w:rsidRDefault="00612E05" w:rsidP="00612E05">
      <w:pPr>
        <w:widowControl/>
        <w:shd w:val="clear" w:color="auto" w:fill="FFFFFF"/>
        <w:spacing w:line="243" w:lineRule="atLeast"/>
        <w:jc w:val="left"/>
        <w:rPr>
          <w:ins w:id="183" w:author="Unknown"/>
          <w:rFonts w:ascii="微软雅黑" w:eastAsia="微软雅黑" w:hAnsi="微软雅黑" w:cs="Arial" w:hint="eastAsia"/>
          <w:color w:val="4D4D4D"/>
          <w:kern w:val="0"/>
          <w:sz w:val="15"/>
          <w:szCs w:val="15"/>
        </w:rPr>
      </w:pPr>
      <w:ins w:id="184" w:author="Unknown">
        <w:r w:rsidRPr="00612E05">
          <w:rPr>
            <w:rFonts w:ascii="微软雅黑" w:eastAsia="微软雅黑" w:hAnsi="微软雅黑" w:cs="Arial" w:hint="eastAsia"/>
            <w:color w:val="4D4D4D"/>
            <w:kern w:val="0"/>
            <w:sz w:val="15"/>
            <w:szCs w:val="15"/>
          </w:rPr>
          <w:t>下载之后打开是这个样子的，</w:t>
        </w:r>
        <w:r w:rsidRPr="00612E05">
          <w:rPr>
            <w:rFonts w:ascii="微软雅黑" w:eastAsia="微软雅黑" w:hAnsi="微软雅黑" w:cs="Arial" w:hint="eastAsia"/>
            <w:b/>
            <w:bCs/>
            <w:color w:val="4D4D4D"/>
            <w:kern w:val="0"/>
            <w:sz w:val="15"/>
          </w:rPr>
          <w:t>第一件事设置用户</w:t>
        </w:r>
        <w:r w:rsidRPr="00612E05">
          <w:rPr>
            <w:rFonts w:ascii="微软雅黑" w:eastAsia="微软雅黑" w:hAnsi="微软雅黑" w:cs="Arial" w:hint="eastAsia"/>
            <w:color w:val="4D4D4D"/>
            <w:kern w:val="0"/>
            <w:sz w:val="15"/>
            <w:szCs w:val="15"/>
          </w:rPr>
          <w:t>。注意这个不是登录哦，是给你的电脑设置一个用户，等你上传的时候，告诉远程仓库是谁上传的而已。</w:t>
        </w:r>
      </w:ins>
    </w:p>
    <w:p w:rsidR="00612E05" w:rsidRPr="00612E05" w:rsidRDefault="00612E05" w:rsidP="00612E05">
      <w:pPr>
        <w:widowControl/>
        <w:shd w:val="clear" w:color="auto" w:fill="FFFFFF"/>
        <w:spacing w:line="243" w:lineRule="atLeast"/>
        <w:jc w:val="left"/>
        <w:rPr>
          <w:ins w:id="185" w:author="Unknown"/>
          <w:rFonts w:ascii="微软雅黑" w:eastAsia="微软雅黑" w:hAnsi="微软雅黑" w:cs="Arial" w:hint="eastAsia"/>
          <w:color w:val="4D4D4D"/>
          <w:kern w:val="0"/>
          <w:sz w:val="15"/>
          <w:szCs w:val="15"/>
        </w:rPr>
      </w:pPr>
      <w:proofErr w:type="spellStart"/>
      <w:ins w:id="186" w:author="Unknown">
        <w:r w:rsidRPr="00612E05">
          <w:rPr>
            <w:rFonts w:ascii="Consolas" w:eastAsia="宋体" w:hAnsi="Consolas" w:cs="Consolas"/>
            <w:color w:val="C7254E"/>
            <w:kern w:val="0"/>
            <w:sz w:val="13"/>
          </w:rPr>
          <w:lastRenderedPageBreak/>
          <w:t>git</w:t>
        </w:r>
        <w:proofErr w:type="spellEnd"/>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config</w:t>
        </w:r>
        <w:proofErr w:type="spellEnd"/>
        <w:r w:rsidRPr="00612E05">
          <w:rPr>
            <w:rFonts w:ascii="Consolas" w:eastAsia="宋体" w:hAnsi="Consolas" w:cs="Consolas"/>
            <w:color w:val="C7254E"/>
            <w:kern w:val="0"/>
            <w:sz w:val="13"/>
          </w:rPr>
          <w:t xml:space="preserve"> --global user.name "Your Name"</w:t>
        </w:r>
        <w:r w:rsidRPr="00612E05">
          <w:rPr>
            <w:rFonts w:ascii="微软雅黑" w:eastAsia="微软雅黑" w:hAnsi="微软雅黑" w:cs="Arial" w:hint="eastAsia"/>
            <w:color w:val="4D4D4D"/>
            <w:kern w:val="0"/>
            <w:sz w:val="15"/>
            <w:szCs w:val="15"/>
          </w:rPr>
          <w:t>（</w:t>
        </w:r>
        <w:r w:rsidRPr="00612E05">
          <w:rPr>
            <w:rFonts w:ascii="微软雅黑" w:eastAsia="微软雅黑" w:hAnsi="微软雅黑" w:cs="Arial" w:hint="eastAsia"/>
            <w:color w:val="FF0000"/>
            <w:kern w:val="0"/>
            <w:sz w:val="15"/>
            <w:szCs w:val="15"/>
          </w:rPr>
          <w:t>注意前边是“- -global”，有两个横线</w:t>
        </w:r>
        <w:r w:rsidRPr="00612E05">
          <w:rPr>
            <w:rFonts w:ascii="微软雅黑" w:eastAsia="微软雅黑" w:hAnsi="微软雅黑" w:cs="Arial" w:hint="eastAsia"/>
            <w:color w:val="4D4D4D"/>
            <w:kern w:val="0"/>
            <w:sz w:val="15"/>
            <w:szCs w:val="15"/>
          </w:rPr>
          <w:t>）</w:t>
        </w:r>
        <w:r w:rsidRPr="00612E05">
          <w:rPr>
            <w:rFonts w:ascii="微软雅黑" w:eastAsia="微软雅黑" w:hAnsi="微软雅黑" w:cs="Arial" w:hint="eastAsia"/>
            <w:color w:val="4D4D4D"/>
            <w:kern w:val="0"/>
            <w:sz w:val="15"/>
            <w:szCs w:val="15"/>
          </w:rPr>
          <w:br/>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config</w:t>
        </w:r>
        <w:proofErr w:type="spellEnd"/>
        <w:r w:rsidRPr="00612E05">
          <w:rPr>
            <w:rFonts w:ascii="Consolas" w:eastAsia="宋体" w:hAnsi="Consolas" w:cs="Consolas"/>
            <w:color w:val="C7254E"/>
            <w:kern w:val="0"/>
            <w:sz w:val="13"/>
          </w:rPr>
          <w:t xml:space="preserve"> --global </w:t>
        </w:r>
        <w:proofErr w:type="spellStart"/>
        <w:r w:rsidRPr="00612E05">
          <w:rPr>
            <w:rFonts w:ascii="Consolas" w:eastAsia="宋体" w:hAnsi="Consolas" w:cs="Consolas"/>
            <w:color w:val="C7254E"/>
            <w:kern w:val="0"/>
            <w:sz w:val="13"/>
          </w:rPr>
          <w:t>user.email</w:t>
        </w:r>
        <w:proofErr w:type="spellEnd"/>
        <w:r w:rsidRPr="00612E05">
          <w:rPr>
            <w:rFonts w:ascii="Consolas" w:eastAsia="宋体" w:hAnsi="Consolas" w:cs="Consolas"/>
            <w:color w:val="C7254E"/>
            <w:kern w:val="0"/>
            <w:sz w:val="13"/>
          </w:rPr>
          <w:t xml:space="preserve"> "email@example.com"</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5664835" cy="3592195"/>
            <wp:effectExtent l="19050" t="0" r="0" b="0"/>
            <wp:docPr id="38" name="图片 3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在这里插入图片描述"/>
                    <pic:cNvPicPr>
                      <a:picLocks noChangeAspect="1" noChangeArrowheads="1"/>
                    </pic:cNvPicPr>
                  </pic:nvPicPr>
                  <pic:blipFill>
                    <a:blip r:embed="rId73"/>
                    <a:srcRect/>
                    <a:stretch>
                      <a:fillRect/>
                    </a:stretch>
                  </pic:blipFill>
                  <pic:spPr bwMode="auto">
                    <a:xfrm>
                      <a:off x="0" y="0"/>
                      <a:ext cx="5664835" cy="3592195"/>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FFFFF"/>
        <w:spacing w:before="224" w:after="224" w:line="213" w:lineRule="atLeast"/>
        <w:jc w:val="left"/>
        <w:rPr>
          <w:ins w:id="187" w:author="Unknown"/>
          <w:rFonts w:ascii="Arial" w:eastAsia="宋体" w:hAnsi="Arial" w:cs="Arial" w:hint="eastAsia"/>
          <w:kern w:val="0"/>
          <w:sz w:val="13"/>
          <w:szCs w:val="13"/>
        </w:rPr>
      </w:pPr>
      <w:ins w:id="188" w:author="Unknown">
        <w:r w:rsidRPr="00612E05">
          <w:rPr>
            <w:rFonts w:ascii="Arial" w:eastAsia="宋体" w:hAnsi="Arial" w:cs="Arial"/>
            <w:kern w:val="0"/>
            <w:sz w:val="13"/>
            <w:szCs w:val="13"/>
          </w:rPr>
          <w:pict>
            <v:rect id="_x0000_i1063" style="width:0;height:0" o:hralign="center" o:hrstd="t" o:hr="t" fillcolor="#a0a0a0" stroked="f"/>
          </w:pict>
        </w:r>
      </w:ins>
    </w:p>
    <w:p w:rsidR="00612E05" w:rsidRPr="00612E05" w:rsidRDefault="00612E05" w:rsidP="00612E05">
      <w:pPr>
        <w:widowControl/>
        <w:shd w:val="clear" w:color="auto" w:fill="FFFFFF"/>
        <w:spacing w:line="337" w:lineRule="atLeast"/>
        <w:jc w:val="left"/>
        <w:outlineLvl w:val="0"/>
        <w:rPr>
          <w:ins w:id="189" w:author="Unknown"/>
          <w:rFonts w:ascii="微软雅黑" w:eastAsia="微软雅黑" w:hAnsi="微软雅黑" w:cs="Arial"/>
          <w:b/>
          <w:bCs/>
          <w:color w:val="4F4F4F"/>
          <w:kern w:val="36"/>
          <w:sz w:val="26"/>
          <w:szCs w:val="26"/>
        </w:rPr>
      </w:pPr>
      <w:bookmarkStart w:id="190" w:name="t3"/>
      <w:bookmarkEnd w:id="190"/>
      <w:ins w:id="191" w:author="Unknown">
        <w:r w:rsidRPr="00612E05">
          <w:rPr>
            <w:rFonts w:ascii="微软雅黑" w:eastAsia="微软雅黑" w:hAnsi="微软雅黑" w:cs="Arial" w:hint="eastAsia"/>
            <w:b/>
            <w:bCs/>
            <w:color w:val="4F4F4F"/>
            <w:kern w:val="36"/>
            <w:sz w:val="26"/>
            <w:szCs w:val="26"/>
          </w:rPr>
          <w:t>3 本地文件夹的操作</w:t>
        </w:r>
      </w:ins>
    </w:p>
    <w:p w:rsidR="00612E05" w:rsidRPr="00612E05" w:rsidRDefault="00612E05" w:rsidP="00612E05">
      <w:pPr>
        <w:widowControl/>
        <w:shd w:val="clear" w:color="auto" w:fill="FFFFFF"/>
        <w:spacing w:before="75" w:after="150" w:line="262" w:lineRule="atLeast"/>
        <w:jc w:val="left"/>
        <w:outlineLvl w:val="3"/>
        <w:rPr>
          <w:ins w:id="192" w:author="Unknown"/>
          <w:rFonts w:ascii="微软雅黑" w:eastAsia="微软雅黑" w:hAnsi="微软雅黑" w:cs="Arial" w:hint="eastAsia"/>
          <w:b/>
          <w:bCs/>
          <w:color w:val="4F4F4F"/>
          <w:kern w:val="0"/>
          <w:sz w:val="19"/>
          <w:szCs w:val="19"/>
        </w:rPr>
      </w:pPr>
      <w:ins w:id="193" w:author="Unknown">
        <w:r w:rsidRPr="00612E05">
          <w:rPr>
            <w:rFonts w:ascii="微软雅黑" w:eastAsia="微软雅黑" w:hAnsi="微软雅黑" w:cs="Arial" w:hint="eastAsia"/>
            <w:b/>
            <w:bCs/>
            <w:color w:val="4F4F4F"/>
            <w:kern w:val="0"/>
            <w:sz w:val="19"/>
            <w:szCs w:val="19"/>
          </w:rPr>
          <w:t>3.1 进入文件夹</w:t>
        </w:r>
      </w:ins>
    </w:p>
    <w:p w:rsidR="00612E05" w:rsidRPr="00612E05" w:rsidRDefault="00612E05" w:rsidP="00612E05">
      <w:pPr>
        <w:widowControl/>
        <w:shd w:val="clear" w:color="auto" w:fill="FFFFFF"/>
        <w:spacing w:line="243" w:lineRule="atLeast"/>
        <w:jc w:val="left"/>
        <w:rPr>
          <w:ins w:id="194" w:author="Unknown"/>
          <w:rFonts w:ascii="微软雅黑" w:eastAsia="微软雅黑" w:hAnsi="微软雅黑" w:cs="Arial" w:hint="eastAsia"/>
          <w:color w:val="4D4D4D"/>
          <w:kern w:val="0"/>
          <w:sz w:val="15"/>
          <w:szCs w:val="15"/>
        </w:rPr>
      </w:pPr>
      <w:ins w:id="195" w:author="Unknown">
        <w:r w:rsidRPr="00612E05">
          <w:rPr>
            <w:rFonts w:ascii="微软雅黑" w:eastAsia="微软雅黑" w:hAnsi="微软雅黑" w:cs="Arial" w:hint="eastAsia"/>
            <w:b/>
            <w:bCs/>
            <w:color w:val="4D4D4D"/>
            <w:kern w:val="0"/>
            <w:sz w:val="15"/>
          </w:rPr>
          <w:t>首先你可以试着打开你本地仓库的文件夹。</w:t>
        </w:r>
        <w:r w:rsidRPr="00612E05">
          <w:rPr>
            <w:rFonts w:ascii="微软雅黑" w:eastAsia="微软雅黑" w:hAnsi="微软雅黑" w:cs="Arial" w:hint="eastAsia"/>
            <w:color w:val="4D4D4D"/>
            <w:kern w:val="0"/>
            <w:sz w:val="15"/>
            <w:szCs w:val="15"/>
          </w:rPr>
          <w:br/>
          <w:t>比如我要打开E:\code有两种方法</w:t>
        </w:r>
      </w:ins>
    </w:p>
    <w:p w:rsidR="00612E05" w:rsidRPr="00612E05" w:rsidRDefault="00612E05" w:rsidP="00612E05">
      <w:pPr>
        <w:widowControl/>
        <w:numPr>
          <w:ilvl w:val="0"/>
          <w:numId w:val="10"/>
        </w:numPr>
        <w:shd w:val="clear" w:color="auto" w:fill="FFFFFF"/>
        <w:spacing w:line="243" w:lineRule="atLeast"/>
        <w:ind w:left="449"/>
        <w:jc w:val="left"/>
        <w:rPr>
          <w:ins w:id="196" w:author="Unknown"/>
          <w:rFonts w:ascii="微软雅黑" w:eastAsia="微软雅黑" w:hAnsi="微软雅黑" w:cs="Arial" w:hint="eastAsia"/>
          <w:color w:val="4D4D4D"/>
          <w:kern w:val="0"/>
          <w:sz w:val="15"/>
          <w:szCs w:val="15"/>
        </w:rPr>
      </w:pPr>
      <w:ins w:id="197" w:author="Unknown">
        <w:r w:rsidRPr="00612E05">
          <w:rPr>
            <w:rFonts w:ascii="微软雅黑" w:eastAsia="微软雅黑" w:hAnsi="微软雅黑" w:cs="Arial" w:hint="eastAsia"/>
            <w:color w:val="4D4D4D"/>
            <w:kern w:val="0"/>
            <w:sz w:val="15"/>
            <w:szCs w:val="15"/>
          </w:rPr>
          <w:lastRenderedPageBreak/>
          <w:t>直接在电脑上打开那个文件夹，然后在文件夹空白处右键选择</w:t>
        </w:r>
        <w:proofErr w:type="spellStart"/>
        <w:r w:rsidRPr="00612E05">
          <w:rPr>
            <w:rFonts w:ascii="微软雅黑" w:eastAsia="微软雅黑" w:hAnsi="微软雅黑" w:cs="Arial" w:hint="eastAsia"/>
            <w:color w:val="4D4D4D"/>
            <w:kern w:val="0"/>
            <w:sz w:val="15"/>
            <w:szCs w:val="15"/>
          </w:rPr>
          <w:t>Git</w:t>
        </w:r>
        <w:proofErr w:type="spellEnd"/>
        <w:r w:rsidRPr="00612E05">
          <w:rPr>
            <w:rFonts w:ascii="微软雅黑" w:eastAsia="微软雅黑" w:hAnsi="微软雅黑" w:cs="Arial" w:hint="eastAsia"/>
            <w:color w:val="4D4D4D"/>
            <w:kern w:val="0"/>
            <w:sz w:val="15"/>
            <w:szCs w:val="15"/>
          </w:rPr>
          <w:t xml:space="preserve"> Bash here</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3241675" cy="3028315"/>
            <wp:effectExtent l="19050" t="0" r="0" b="0"/>
            <wp:docPr id="40" name="图片 4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在这里插入图片描述"/>
                    <pic:cNvPicPr>
                      <a:picLocks noChangeAspect="1" noChangeArrowheads="1"/>
                    </pic:cNvPicPr>
                  </pic:nvPicPr>
                  <pic:blipFill>
                    <a:blip r:embed="rId74"/>
                    <a:srcRect/>
                    <a:stretch>
                      <a:fillRect/>
                    </a:stretch>
                  </pic:blipFill>
                  <pic:spPr bwMode="auto">
                    <a:xfrm>
                      <a:off x="0" y="0"/>
                      <a:ext cx="3241675" cy="3028315"/>
                    </a:xfrm>
                    <a:prstGeom prst="rect">
                      <a:avLst/>
                    </a:prstGeom>
                    <a:noFill/>
                    <a:ln w="9525">
                      <a:noFill/>
                      <a:miter lim="800000"/>
                      <a:headEnd/>
                      <a:tailEnd/>
                    </a:ln>
                  </pic:spPr>
                </pic:pic>
              </a:graphicData>
            </a:graphic>
          </wp:inline>
        </w:drawing>
      </w:r>
    </w:p>
    <w:p w:rsidR="00612E05" w:rsidRPr="00612E05" w:rsidRDefault="00612E05" w:rsidP="00612E05">
      <w:pPr>
        <w:widowControl/>
        <w:numPr>
          <w:ilvl w:val="0"/>
          <w:numId w:val="10"/>
        </w:numPr>
        <w:shd w:val="clear" w:color="auto" w:fill="FFFFFF"/>
        <w:spacing w:line="243" w:lineRule="atLeast"/>
        <w:ind w:left="449"/>
        <w:jc w:val="left"/>
        <w:rPr>
          <w:ins w:id="198" w:author="Unknown"/>
          <w:rFonts w:ascii="微软雅黑" w:eastAsia="微软雅黑" w:hAnsi="微软雅黑" w:cs="Arial" w:hint="eastAsia"/>
          <w:color w:val="4D4D4D"/>
          <w:kern w:val="0"/>
          <w:sz w:val="15"/>
          <w:szCs w:val="15"/>
        </w:rPr>
      </w:pPr>
      <w:ins w:id="199" w:author="Unknown">
        <w:r w:rsidRPr="00612E05">
          <w:rPr>
            <w:rFonts w:ascii="微软雅黑" w:eastAsia="微软雅黑" w:hAnsi="微软雅黑" w:cs="Arial" w:hint="eastAsia"/>
            <w:color w:val="4D4D4D"/>
            <w:kern w:val="0"/>
            <w:sz w:val="15"/>
            <w:szCs w:val="15"/>
          </w:rPr>
          <w:t>在</w:t>
        </w:r>
        <w:proofErr w:type="spellStart"/>
        <w:r w:rsidRPr="00612E05">
          <w:rPr>
            <w:rFonts w:ascii="微软雅黑" w:eastAsia="微软雅黑" w:hAnsi="微软雅黑" w:cs="Arial" w:hint="eastAsia"/>
            <w:color w:val="4D4D4D"/>
            <w:kern w:val="0"/>
            <w:sz w:val="15"/>
            <w:szCs w:val="15"/>
          </w:rPr>
          <w:t>Git</w:t>
        </w:r>
        <w:proofErr w:type="spellEnd"/>
        <w:r w:rsidRPr="00612E05">
          <w:rPr>
            <w:rFonts w:ascii="微软雅黑" w:eastAsia="微软雅黑" w:hAnsi="微软雅黑" w:cs="Arial" w:hint="eastAsia"/>
            <w:color w:val="4D4D4D"/>
            <w:kern w:val="0"/>
            <w:sz w:val="15"/>
            <w:szCs w:val="15"/>
          </w:rPr>
          <w:t xml:space="preserve"> Bash中输入路径</w:t>
        </w:r>
        <w:r w:rsidRPr="00612E05">
          <w:rPr>
            <w:rFonts w:ascii="微软雅黑" w:eastAsia="微软雅黑" w:hAnsi="微软雅黑" w:cs="Arial" w:hint="eastAsia"/>
            <w:color w:val="4D4D4D"/>
            <w:kern w:val="0"/>
            <w:sz w:val="15"/>
            <w:szCs w:val="15"/>
          </w:rPr>
          <w:br/>
        </w:r>
        <w:r w:rsidRPr="00612E05">
          <w:rPr>
            <w:rFonts w:ascii="微软雅黑" w:eastAsia="微软雅黑" w:hAnsi="微软雅黑" w:cs="Arial" w:hint="eastAsia"/>
            <w:b/>
            <w:bCs/>
            <w:color w:val="4D4D4D"/>
            <w:kern w:val="0"/>
            <w:sz w:val="15"/>
          </w:rPr>
          <w:t>注意！</w:t>
        </w:r>
        <w:r w:rsidRPr="00612E05">
          <w:rPr>
            <w:rFonts w:ascii="微软雅黑" w:eastAsia="微软雅黑" w:hAnsi="微软雅黑" w:cs="Arial" w:hint="eastAsia"/>
            <w:color w:val="4D4D4D"/>
            <w:kern w:val="0"/>
            <w:sz w:val="15"/>
          </w:rPr>
          <w:t> </w:t>
        </w:r>
        <w:r w:rsidRPr="00612E05">
          <w:rPr>
            <w:rFonts w:ascii="微软雅黑" w:eastAsia="微软雅黑" w:hAnsi="微软雅黑" w:cs="Arial" w:hint="eastAsia"/>
            <w:color w:val="4D4D4D"/>
            <w:kern w:val="0"/>
            <w:sz w:val="15"/>
            <w:szCs w:val="15"/>
          </w:rPr>
          <w:t>使用</w:t>
        </w:r>
        <w:proofErr w:type="spellStart"/>
        <w:r w:rsidRPr="00612E05">
          <w:rPr>
            <w:rFonts w:ascii="微软雅黑" w:eastAsia="微软雅黑" w:hAnsi="微软雅黑" w:cs="Arial" w:hint="eastAsia"/>
            <w:color w:val="4D4D4D"/>
            <w:kern w:val="0"/>
            <w:sz w:val="15"/>
            <w:szCs w:val="15"/>
          </w:rPr>
          <w:t>cd</w:t>
        </w:r>
        <w:proofErr w:type="spellEnd"/>
        <w:r w:rsidRPr="00612E05">
          <w:rPr>
            <w:rFonts w:ascii="微软雅黑" w:eastAsia="微软雅黑" w:hAnsi="微软雅黑" w:cs="Arial" w:hint="eastAsia"/>
            <w:color w:val="4D4D4D"/>
            <w:kern w:val="0"/>
            <w:sz w:val="15"/>
            <w:szCs w:val="15"/>
          </w:rPr>
          <w:t>命令进入到目录中时，在</w:t>
        </w:r>
        <w:proofErr w:type="spellStart"/>
        <w:r w:rsidRPr="00612E05">
          <w:rPr>
            <w:rFonts w:ascii="微软雅黑" w:eastAsia="微软雅黑" w:hAnsi="微软雅黑" w:cs="Arial" w:hint="eastAsia"/>
            <w:color w:val="4D4D4D"/>
            <w:kern w:val="0"/>
            <w:sz w:val="15"/>
            <w:szCs w:val="15"/>
          </w:rPr>
          <w:t>Git</w:t>
        </w:r>
        <w:proofErr w:type="spellEnd"/>
        <w:r w:rsidRPr="00612E05">
          <w:rPr>
            <w:rFonts w:ascii="微软雅黑" w:eastAsia="微软雅黑" w:hAnsi="微软雅黑" w:cs="Arial" w:hint="eastAsia"/>
            <w:color w:val="4D4D4D"/>
            <w:kern w:val="0"/>
            <w:sz w:val="15"/>
            <w:szCs w:val="15"/>
          </w:rPr>
          <w:t>-Bash中应该使用斜线”/”， 而不是反斜线”\”</w:t>
        </w:r>
        <w:r w:rsidRPr="00612E05">
          <w:rPr>
            <w:rFonts w:ascii="微软雅黑" w:eastAsia="微软雅黑" w:hAnsi="微软雅黑" w:cs="Arial" w:hint="eastAsia"/>
            <w:color w:val="4D4D4D"/>
            <w:kern w:val="0"/>
            <w:sz w:val="15"/>
            <w:szCs w:val="15"/>
          </w:rPr>
          <w:br/>
          <w:t>①可以逐个输入文件夹名（在文件夹名称前要加</w:t>
        </w:r>
        <w:proofErr w:type="spellStart"/>
        <w:r w:rsidRPr="00612E05">
          <w:rPr>
            <w:rFonts w:ascii="微软雅黑" w:eastAsia="微软雅黑" w:hAnsi="微软雅黑" w:cs="Arial" w:hint="eastAsia"/>
            <w:color w:val="4D4D4D"/>
            <w:kern w:val="0"/>
            <w:sz w:val="15"/>
            <w:szCs w:val="15"/>
          </w:rPr>
          <w:t>cd</w:t>
        </w:r>
        <w:proofErr w:type="spellEnd"/>
        <w:r w:rsidRPr="00612E05">
          <w:rPr>
            <w:rFonts w:ascii="微软雅黑" w:eastAsia="微软雅黑" w:hAnsi="微软雅黑" w:cs="Arial" w:hint="eastAsia"/>
            <w:color w:val="4D4D4D"/>
            <w:kern w:val="0"/>
            <w:sz w:val="15"/>
            <w:szCs w:val="15"/>
          </w:rPr>
          <w:t xml:space="preserve"> ）</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3473450" cy="772160"/>
            <wp:effectExtent l="19050" t="0" r="0" b="0"/>
            <wp:docPr id="41" name="图片 4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在这里插入图片描述"/>
                    <pic:cNvPicPr>
                      <a:picLocks noChangeAspect="1" noChangeArrowheads="1"/>
                    </pic:cNvPicPr>
                  </pic:nvPicPr>
                  <pic:blipFill>
                    <a:blip r:embed="rId75"/>
                    <a:srcRect/>
                    <a:stretch>
                      <a:fillRect/>
                    </a:stretch>
                  </pic:blipFill>
                  <pic:spPr bwMode="auto">
                    <a:xfrm>
                      <a:off x="0" y="0"/>
                      <a:ext cx="3473450" cy="772160"/>
                    </a:xfrm>
                    <a:prstGeom prst="rect">
                      <a:avLst/>
                    </a:prstGeom>
                    <a:noFill/>
                    <a:ln w="9525">
                      <a:noFill/>
                      <a:miter lim="800000"/>
                      <a:headEnd/>
                      <a:tailEnd/>
                    </a:ln>
                  </pic:spPr>
                </pic:pic>
              </a:graphicData>
            </a:graphic>
          </wp:inline>
        </w:drawing>
      </w:r>
      <w:ins w:id="200" w:author="Unknown">
        <w:r w:rsidRPr="00612E05">
          <w:rPr>
            <w:rFonts w:ascii="微软雅黑" w:eastAsia="微软雅黑" w:hAnsi="微软雅黑" w:cs="Arial" w:hint="eastAsia"/>
            <w:color w:val="4D4D4D"/>
            <w:kern w:val="0"/>
            <w:sz w:val="15"/>
            <w:szCs w:val="15"/>
          </w:rPr>
          <w:br/>
          <w:t>②也可以直接输入一个完整的文件夹路径</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2660015" cy="694690"/>
            <wp:effectExtent l="19050" t="0" r="6985" b="0"/>
            <wp:docPr id="42" name="图片 4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在这里插入图片描述"/>
                    <pic:cNvPicPr>
                      <a:picLocks noChangeAspect="1" noChangeArrowheads="1"/>
                    </pic:cNvPicPr>
                  </pic:nvPicPr>
                  <pic:blipFill>
                    <a:blip r:embed="rId76"/>
                    <a:srcRect/>
                    <a:stretch>
                      <a:fillRect/>
                    </a:stretch>
                  </pic:blipFill>
                  <pic:spPr bwMode="auto">
                    <a:xfrm>
                      <a:off x="0" y="0"/>
                      <a:ext cx="2660015" cy="694690"/>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FFFFF"/>
        <w:spacing w:before="75" w:after="150" w:line="262" w:lineRule="atLeast"/>
        <w:jc w:val="left"/>
        <w:outlineLvl w:val="3"/>
        <w:rPr>
          <w:ins w:id="201" w:author="Unknown"/>
          <w:rFonts w:ascii="微软雅黑" w:eastAsia="微软雅黑" w:hAnsi="微软雅黑" w:cs="Arial" w:hint="eastAsia"/>
          <w:b/>
          <w:bCs/>
          <w:color w:val="4F4F4F"/>
          <w:kern w:val="0"/>
          <w:sz w:val="19"/>
          <w:szCs w:val="19"/>
        </w:rPr>
      </w:pPr>
      <w:ins w:id="202" w:author="Unknown">
        <w:r w:rsidRPr="00612E05">
          <w:rPr>
            <w:rFonts w:ascii="微软雅黑" w:eastAsia="微软雅黑" w:hAnsi="微软雅黑" w:cs="Arial" w:hint="eastAsia"/>
            <w:b/>
            <w:bCs/>
            <w:color w:val="4F4F4F"/>
            <w:kern w:val="0"/>
            <w:sz w:val="19"/>
            <w:szCs w:val="19"/>
          </w:rPr>
          <w:t>3.2 查看</w:t>
        </w:r>
      </w:ins>
    </w:p>
    <w:p w:rsidR="00612E05" w:rsidRPr="00612E05" w:rsidRDefault="00612E05" w:rsidP="00612E05">
      <w:pPr>
        <w:widowControl/>
        <w:numPr>
          <w:ilvl w:val="0"/>
          <w:numId w:val="11"/>
        </w:numPr>
        <w:shd w:val="clear" w:color="auto" w:fill="FFFFFF"/>
        <w:spacing w:line="213" w:lineRule="atLeast"/>
        <w:ind w:left="374"/>
        <w:jc w:val="left"/>
        <w:rPr>
          <w:ins w:id="203" w:author="Unknown"/>
          <w:rFonts w:ascii="微软雅黑" w:eastAsia="微软雅黑" w:hAnsi="微软雅黑" w:cs="Arial" w:hint="eastAsia"/>
          <w:kern w:val="0"/>
          <w:sz w:val="15"/>
          <w:szCs w:val="15"/>
        </w:rPr>
      </w:pPr>
      <w:ins w:id="204" w:author="Unknown">
        <w:r w:rsidRPr="00612E05">
          <w:rPr>
            <w:rFonts w:ascii="微软雅黑" w:eastAsia="微软雅黑" w:hAnsi="微软雅黑" w:cs="Arial" w:hint="eastAsia"/>
            <w:kern w:val="0"/>
            <w:sz w:val="15"/>
            <w:szCs w:val="15"/>
          </w:rPr>
          <w:t>当前目录</w:t>
        </w:r>
        <w:r w:rsidRPr="00612E05">
          <w:rPr>
            <w:rFonts w:ascii="微软雅黑" w:eastAsia="微软雅黑" w:hAnsi="微软雅黑" w:cs="Arial" w:hint="eastAsia"/>
            <w:kern w:val="0"/>
            <w:sz w:val="15"/>
            <w:szCs w:val="15"/>
          </w:rPr>
          <w:br/>
          <w:t>你输入命令之前上边有一行字，后边那段黄色的就是你所在的文件夹位置。你也可以输入</w:t>
        </w:r>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pwd</w:t>
        </w:r>
        <w:proofErr w:type="spellEnd"/>
        <w:r w:rsidRPr="00612E05">
          <w:rPr>
            <w:rFonts w:ascii="微软雅黑" w:eastAsia="微软雅黑" w:hAnsi="微软雅黑" w:cs="Arial" w:hint="eastAsia"/>
            <w:kern w:val="0"/>
            <w:sz w:val="15"/>
            <w:szCs w:val="15"/>
          </w:rPr>
          <w:t>，回车之后进行查看。</w:t>
        </w:r>
      </w:ins>
      <w:r>
        <w:rPr>
          <w:rFonts w:ascii="微软雅黑" w:eastAsia="微软雅黑" w:hAnsi="微软雅黑" w:cs="Arial"/>
          <w:noProof/>
          <w:kern w:val="0"/>
          <w:sz w:val="15"/>
          <w:szCs w:val="15"/>
        </w:rPr>
        <w:drawing>
          <wp:inline distT="0" distB="0" distL="0" distR="0">
            <wp:extent cx="2647950" cy="439420"/>
            <wp:effectExtent l="19050" t="0" r="0" b="0"/>
            <wp:docPr id="43" name="图片 4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在这里插入图片描述"/>
                    <pic:cNvPicPr>
                      <a:picLocks noChangeAspect="1" noChangeArrowheads="1"/>
                    </pic:cNvPicPr>
                  </pic:nvPicPr>
                  <pic:blipFill>
                    <a:blip r:embed="rId77"/>
                    <a:srcRect/>
                    <a:stretch>
                      <a:fillRect/>
                    </a:stretch>
                  </pic:blipFill>
                  <pic:spPr bwMode="auto">
                    <a:xfrm>
                      <a:off x="0" y="0"/>
                      <a:ext cx="2647950" cy="439420"/>
                    </a:xfrm>
                    <a:prstGeom prst="rect">
                      <a:avLst/>
                    </a:prstGeom>
                    <a:noFill/>
                    <a:ln w="9525">
                      <a:noFill/>
                      <a:miter lim="800000"/>
                      <a:headEnd/>
                      <a:tailEnd/>
                    </a:ln>
                  </pic:spPr>
                </pic:pic>
              </a:graphicData>
            </a:graphic>
          </wp:inline>
        </w:drawing>
      </w:r>
    </w:p>
    <w:p w:rsidR="00612E05" w:rsidRPr="00612E05" w:rsidRDefault="00612E05" w:rsidP="00612E05">
      <w:pPr>
        <w:widowControl/>
        <w:numPr>
          <w:ilvl w:val="0"/>
          <w:numId w:val="11"/>
        </w:numPr>
        <w:shd w:val="clear" w:color="auto" w:fill="FFFFFF"/>
        <w:spacing w:line="213" w:lineRule="atLeast"/>
        <w:ind w:left="374"/>
        <w:jc w:val="left"/>
        <w:rPr>
          <w:ins w:id="205" w:author="Unknown"/>
          <w:rFonts w:ascii="微软雅黑" w:eastAsia="微软雅黑" w:hAnsi="微软雅黑" w:cs="Arial" w:hint="eastAsia"/>
          <w:kern w:val="0"/>
          <w:sz w:val="15"/>
          <w:szCs w:val="15"/>
        </w:rPr>
      </w:pPr>
      <w:ins w:id="206" w:author="Unknown">
        <w:r w:rsidRPr="00612E05">
          <w:rPr>
            <w:rFonts w:ascii="微软雅黑" w:eastAsia="微软雅黑" w:hAnsi="微软雅黑" w:cs="Arial" w:hint="eastAsia"/>
            <w:kern w:val="0"/>
            <w:sz w:val="15"/>
            <w:szCs w:val="15"/>
          </w:rPr>
          <w:lastRenderedPageBreak/>
          <w:t>查看当前文件夹都有什么文件</w:t>
        </w:r>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ls</w:t>
        </w:r>
        <w:proofErr w:type="spellEnd"/>
        <w:r w:rsidRPr="00612E05">
          <w:rPr>
            <w:rFonts w:ascii="微软雅黑" w:eastAsia="微软雅黑" w:hAnsi="微软雅黑" w:cs="Arial" w:hint="eastAsia"/>
            <w:kern w:val="0"/>
            <w:sz w:val="15"/>
            <w:szCs w:val="15"/>
          </w:rPr>
          <w:br/>
        </w:r>
      </w:ins>
      <w:r>
        <w:rPr>
          <w:rFonts w:ascii="微软雅黑" w:eastAsia="微软雅黑" w:hAnsi="微软雅黑" w:cs="Arial"/>
          <w:noProof/>
          <w:kern w:val="0"/>
          <w:sz w:val="15"/>
          <w:szCs w:val="15"/>
        </w:rPr>
        <w:drawing>
          <wp:inline distT="0" distB="0" distL="0" distR="0">
            <wp:extent cx="3342640" cy="2244725"/>
            <wp:effectExtent l="19050" t="0" r="0" b="0"/>
            <wp:docPr id="44" name="图片 4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在这里插入图片描述"/>
                    <pic:cNvPicPr>
                      <a:picLocks noChangeAspect="1" noChangeArrowheads="1"/>
                    </pic:cNvPicPr>
                  </pic:nvPicPr>
                  <pic:blipFill>
                    <a:blip r:embed="rId78"/>
                    <a:srcRect/>
                    <a:stretch>
                      <a:fillRect/>
                    </a:stretch>
                  </pic:blipFill>
                  <pic:spPr bwMode="auto">
                    <a:xfrm>
                      <a:off x="0" y="0"/>
                      <a:ext cx="3342640" cy="2244725"/>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FFFFF"/>
        <w:spacing w:before="75" w:after="150" w:line="262" w:lineRule="atLeast"/>
        <w:jc w:val="left"/>
        <w:outlineLvl w:val="3"/>
        <w:rPr>
          <w:ins w:id="207" w:author="Unknown"/>
          <w:rFonts w:ascii="微软雅黑" w:eastAsia="微软雅黑" w:hAnsi="微软雅黑" w:cs="Arial" w:hint="eastAsia"/>
          <w:b/>
          <w:bCs/>
          <w:color w:val="4F4F4F"/>
          <w:kern w:val="0"/>
          <w:sz w:val="19"/>
          <w:szCs w:val="19"/>
        </w:rPr>
      </w:pPr>
      <w:ins w:id="208" w:author="Unknown">
        <w:r w:rsidRPr="00612E05">
          <w:rPr>
            <w:rFonts w:ascii="微软雅黑" w:eastAsia="微软雅黑" w:hAnsi="微软雅黑" w:cs="Arial" w:hint="eastAsia"/>
            <w:b/>
            <w:bCs/>
            <w:color w:val="4F4F4F"/>
            <w:kern w:val="0"/>
            <w:sz w:val="19"/>
            <w:szCs w:val="19"/>
          </w:rPr>
          <w:t>3.3 退出文件夹</w:t>
        </w:r>
      </w:ins>
    </w:p>
    <w:p w:rsidR="00612E05" w:rsidRPr="00612E05" w:rsidRDefault="00612E05" w:rsidP="00612E05">
      <w:pPr>
        <w:widowControl/>
        <w:shd w:val="clear" w:color="auto" w:fill="FFFFFF"/>
        <w:spacing w:line="243" w:lineRule="atLeast"/>
        <w:jc w:val="left"/>
        <w:rPr>
          <w:ins w:id="209" w:author="Unknown"/>
          <w:rFonts w:ascii="微软雅黑" w:eastAsia="微软雅黑" w:hAnsi="微软雅黑" w:cs="Arial" w:hint="eastAsia"/>
          <w:color w:val="4D4D4D"/>
          <w:kern w:val="0"/>
          <w:sz w:val="15"/>
          <w:szCs w:val="15"/>
        </w:rPr>
      </w:pPr>
      <w:ins w:id="210" w:author="Unknown">
        <w:r w:rsidRPr="00612E05">
          <w:rPr>
            <w:rFonts w:ascii="微软雅黑" w:eastAsia="微软雅黑" w:hAnsi="微软雅黑" w:cs="Arial" w:hint="eastAsia"/>
            <w:b/>
            <w:bCs/>
            <w:color w:val="4D4D4D"/>
            <w:kern w:val="0"/>
            <w:sz w:val="15"/>
          </w:rPr>
          <w:t>当然你也可能进错文件夹，要学会回退。</w:t>
        </w:r>
        <w:r w:rsidRPr="00612E05">
          <w:rPr>
            <w:rFonts w:ascii="微软雅黑" w:eastAsia="微软雅黑" w:hAnsi="微软雅黑" w:cs="Arial" w:hint="eastAsia"/>
            <w:color w:val="4D4D4D"/>
            <w:kern w:val="0"/>
            <w:sz w:val="15"/>
            <w:szCs w:val="15"/>
          </w:rPr>
          <w:br/>
        </w:r>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cd</w:t>
        </w:r>
        <w:proofErr w:type="spellEnd"/>
        <w:r w:rsidRPr="00612E05">
          <w:rPr>
            <w:rFonts w:ascii="Consolas" w:eastAsia="宋体" w:hAnsi="Consolas" w:cs="Consolas"/>
            <w:color w:val="C7254E"/>
            <w:kern w:val="0"/>
            <w:sz w:val="13"/>
          </w:rPr>
          <w:t xml:space="preserve"> ..</w:t>
        </w:r>
        <w:r w:rsidRPr="00612E05">
          <w:rPr>
            <w:rFonts w:ascii="微软雅黑" w:eastAsia="微软雅黑" w:hAnsi="微软雅黑" w:cs="Arial" w:hint="eastAsia"/>
            <w:color w:val="4D4D4D"/>
            <w:kern w:val="0"/>
            <w:sz w:val="15"/>
          </w:rPr>
          <w:t> </w:t>
        </w:r>
        <w:r w:rsidRPr="00612E05">
          <w:rPr>
            <w:rFonts w:ascii="微软雅黑" w:eastAsia="微软雅黑" w:hAnsi="微软雅黑" w:cs="Arial" w:hint="eastAsia"/>
            <w:color w:val="4D4D4D"/>
            <w:kern w:val="0"/>
            <w:sz w:val="15"/>
            <w:szCs w:val="15"/>
          </w:rPr>
          <w:t>点和</w:t>
        </w:r>
        <w:proofErr w:type="spellStart"/>
        <w:r w:rsidRPr="00612E05">
          <w:rPr>
            <w:rFonts w:ascii="微软雅黑" w:eastAsia="微软雅黑" w:hAnsi="微软雅黑" w:cs="Arial" w:hint="eastAsia"/>
            <w:color w:val="4D4D4D"/>
            <w:kern w:val="0"/>
            <w:sz w:val="15"/>
            <w:szCs w:val="15"/>
          </w:rPr>
          <w:t>cd</w:t>
        </w:r>
        <w:proofErr w:type="spellEnd"/>
        <w:r w:rsidRPr="00612E05">
          <w:rPr>
            <w:rFonts w:ascii="微软雅黑" w:eastAsia="微软雅黑" w:hAnsi="微软雅黑" w:cs="Arial" w:hint="eastAsia"/>
            <w:color w:val="4D4D4D"/>
            <w:kern w:val="0"/>
            <w:sz w:val="15"/>
            <w:szCs w:val="15"/>
          </w:rPr>
          <w:t>之间有空格</w:t>
        </w:r>
      </w:ins>
    </w:p>
    <w:p w:rsidR="00612E05" w:rsidRPr="00612E05" w:rsidRDefault="00612E05" w:rsidP="00612E05">
      <w:pPr>
        <w:widowControl/>
        <w:shd w:val="clear" w:color="auto" w:fill="FFFFFF"/>
        <w:spacing w:line="243" w:lineRule="atLeast"/>
        <w:jc w:val="left"/>
        <w:rPr>
          <w:ins w:id="211" w:author="Unknown"/>
          <w:rFonts w:ascii="微软雅黑" w:eastAsia="微软雅黑" w:hAnsi="微软雅黑" w:cs="Arial" w:hint="eastAsia"/>
          <w:color w:val="4D4D4D"/>
          <w:kern w:val="0"/>
          <w:sz w:val="15"/>
          <w:szCs w:val="15"/>
        </w:rPr>
      </w:pPr>
      <w:ins w:id="212" w:author="Unknown">
        <w:r w:rsidRPr="00612E05">
          <w:rPr>
            <w:rFonts w:ascii="微软雅黑" w:eastAsia="微软雅黑" w:hAnsi="微软雅黑" w:cs="Arial" w:hint="eastAsia"/>
            <w:color w:val="4D4D4D"/>
            <w:kern w:val="0"/>
            <w:sz w:val="15"/>
            <w:szCs w:val="15"/>
          </w:rPr>
          <w:t>就可以回退到上一个文件夹。</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2541270" cy="706755"/>
            <wp:effectExtent l="19050" t="0" r="0" b="0"/>
            <wp:docPr id="45" name="图片 4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在这里插入图片描述"/>
                    <pic:cNvPicPr>
                      <a:picLocks noChangeAspect="1" noChangeArrowheads="1"/>
                    </pic:cNvPicPr>
                  </pic:nvPicPr>
                  <pic:blipFill>
                    <a:blip r:embed="rId79"/>
                    <a:srcRect/>
                    <a:stretch>
                      <a:fillRect/>
                    </a:stretch>
                  </pic:blipFill>
                  <pic:spPr bwMode="auto">
                    <a:xfrm>
                      <a:off x="0" y="0"/>
                      <a:ext cx="2541270" cy="706755"/>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FFFFF"/>
        <w:spacing w:before="75" w:after="150" w:line="262" w:lineRule="atLeast"/>
        <w:jc w:val="left"/>
        <w:outlineLvl w:val="3"/>
        <w:rPr>
          <w:ins w:id="213" w:author="Unknown"/>
          <w:rFonts w:ascii="微软雅黑" w:eastAsia="微软雅黑" w:hAnsi="微软雅黑" w:cs="Arial" w:hint="eastAsia"/>
          <w:b/>
          <w:bCs/>
          <w:color w:val="4F4F4F"/>
          <w:kern w:val="0"/>
          <w:sz w:val="19"/>
          <w:szCs w:val="19"/>
        </w:rPr>
      </w:pPr>
      <w:ins w:id="214" w:author="Unknown">
        <w:r w:rsidRPr="00612E05">
          <w:rPr>
            <w:rFonts w:ascii="微软雅黑" w:eastAsia="微软雅黑" w:hAnsi="微软雅黑" w:cs="Arial" w:hint="eastAsia"/>
            <w:b/>
            <w:bCs/>
            <w:color w:val="4F4F4F"/>
            <w:kern w:val="0"/>
            <w:sz w:val="19"/>
            <w:szCs w:val="19"/>
          </w:rPr>
          <w:t>3.4 新建、删除</w:t>
        </w:r>
      </w:ins>
    </w:p>
    <w:p w:rsidR="00612E05" w:rsidRPr="00612E05" w:rsidRDefault="00612E05" w:rsidP="00612E05">
      <w:pPr>
        <w:widowControl/>
        <w:shd w:val="clear" w:color="auto" w:fill="FFFFFF"/>
        <w:spacing w:line="243" w:lineRule="atLeast"/>
        <w:jc w:val="left"/>
        <w:rPr>
          <w:ins w:id="215" w:author="Unknown"/>
          <w:rFonts w:ascii="微软雅黑" w:eastAsia="微软雅黑" w:hAnsi="微软雅黑" w:cs="Arial" w:hint="eastAsia"/>
          <w:color w:val="4D4D4D"/>
          <w:kern w:val="0"/>
          <w:sz w:val="15"/>
          <w:szCs w:val="15"/>
        </w:rPr>
      </w:pPr>
      <w:ins w:id="216" w:author="Unknown">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mkdir</w:t>
        </w:r>
        <w:proofErr w:type="spellEnd"/>
        <w:r w:rsidRPr="00612E05">
          <w:rPr>
            <w:rFonts w:ascii="Consolas" w:eastAsia="宋体" w:hAnsi="Consolas" w:cs="Consolas"/>
            <w:color w:val="C7254E"/>
            <w:kern w:val="0"/>
            <w:sz w:val="13"/>
          </w:rPr>
          <w:t xml:space="preserve"> +</w:t>
        </w:r>
        <w:r w:rsidRPr="00612E05">
          <w:rPr>
            <w:rFonts w:ascii="Consolas" w:eastAsia="宋体" w:hAnsi="Consolas" w:cs="Consolas"/>
            <w:color w:val="C7254E"/>
            <w:kern w:val="0"/>
            <w:sz w:val="13"/>
          </w:rPr>
          <w:t>文件夹名字</w:t>
        </w:r>
        <w:r w:rsidRPr="00612E05">
          <w:rPr>
            <w:rFonts w:ascii="微软雅黑" w:eastAsia="微软雅黑" w:hAnsi="微软雅黑" w:cs="Arial" w:hint="eastAsia"/>
            <w:color w:val="4D4D4D"/>
            <w:kern w:val="0"/>
            <w:sz w:val="15"/>
          </w:rPr>
          <w:t> </w:t>
        </w:r>
        <w:r w:rsidRPr="00612E05">
          <w:rPr>
            <w:rFonts w:ascii="微软雅黑" w:eastAsia="微软雅黑" w:hAnsi="微软雅黑" w:cs="Arial" w:hint="eastAsia"/>
            <w:color w:val="4D4D4D"/>
            <w:kern w:val="0"/>
            <w:sz w:val="15"/>
            <w:szCs w:val="15"/>
          </w:rPr>
          <w:t>只能新建文件夹</w:t>
        </w:r>
        <w:r w:rsidRPr="00612E05">
          <w:rPr>
            <w:rFonts w:ascii="微软雅黑" w:eastAsia="微软雅黑" w:hAnsi="微软雅黑" w:cs="Arial" w:hint="eastAsia"/>
            <w:color w:val="4D4D4D"/>
            <w:kern w:val="0"/>
            <w:sz w:val="15"/>
            <w:szCs w:val="15"/>
          </w:rPr>
          <w:br/>
          <w:t>我在E盘的code文件夹下新建一个front-end文件夹。建完之后打开文件夹看看创建成功了嗷。</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5094605" cy="1122045"/>
            <wp:effectExtent l="19050" t="0" r="0" b="0"/>
            <wp:docPr id="46" name="图片 4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在这里插入图片描述"/>
                    <pic:cNvPicPr>
                      <a:picLocks noChangeAspect="1" noChangeArrowheads="1"/>
                    </pic:cNvPicPr>
                  </pic:nvPicPr>
                  <pic:blipFill>
                    <a:blip r:embed="rId80"/>
                    <a:srcRect/>
                    <a:stretch>
                      <a:fillRect/>
                    </a:stretch>
                  </pic:blipFill>
                  <pic:spPr bwMode="auto">
                    <a:xfrm>
                      <a:off x="0" y="0"/>
                      <a:ext cx="5094605" cy="1122045"/>
                    </a:xfrm>
                    <a:prstGeom prst="rect">
                      <a:avLst/>
                    </a:prstGeom>
                    <a:noFill/>
                    <a:ln w="9525">
                      <a:noFill/>
                      <a:miter lim="800000"/>
                      <a:headEnd/>
                      <a:tailEnd/>
                    </a:ln>
                  </pic:spPr>
                </pic:pic>
              </a:graphicData>
            </a:graphic>
          </wp:inline>
        </w:drawing>
      </w:r>
      <w:ins w:id="217" w:author="Unknown">
        <w:r w:rsidRPr="00612E05">
          <w:rPr>
            <w:rFonts w:ascii="微软雅黑" w:eastAsia="微软雅黑" w:hAnsi="微软雅黑" w:cs="Arial" w:hint="eastAsia"/>
            <w:color w:val="4D4D4D"/>
            <w:kern w:val="0"/>
            <w:sz w:val="15"/>
            <w:szCs w:val="15"/>
          </w:rPr>
          <w:br/>
        </w:r>
        <w:r w:rsidRPr="00612E05">
          <w:rPr>
            <w:rFonts w:ascii="Consolas" w:eastAsia="宋体" w:hAnsi="Consolas" w:cs="Consolas"/>
            <w:color w:val="C7254E"/>
            <w:kern w:val="0"/>
            <w:sz w:val="13"/>
          </w:rPr>
          <w:t>touch +</w:t>
        </w:r>
        <w:r w:rsidRPr="00612E05">
          <w:rPr>
            <w:rFonts w:ascii="Consolas" w:eastAsia="宋体" w:hAnsi="Consolas" w:cs="Consolas"/>
            <w:color w:val="C7254E"/>
            <w:kern w:val="0"/>
            <w:sz w:val="13"/>
          </w:rPr>
          <w:t>文件名</w:t>
        </w:r>
        <w:r w:rsidRPr="00612E05">
          <w:rPr>
            <w:rFonts w:ascii="微软雅黑" w:eastAsia="微软雅黑" w:hAnsi="微软雅黑" w:cs="Arial" w:hint="eastAsia"/>
            <w:color w:val="4D4D4D"/>
            <w:kern w:val="0"/>
            <w:sz w:val="15"/>
          </w:rPr>
          <w:t> </w:t>
        </w:r>
        <w:r w:rsidRPr="00612E05">
          <w:rPr>
            <w:rFonts w:ascii="微软雅黑" w:eastAsia="微软雅黑" w:hAnsi="微软雅黑" w:cs="Arial" w:hint="eastAsia"/>
            <w:color w:val="4D4D4D"/>
            <w:kern w:val="0"/>
            <w:sz w:val="15"/>
            <w:szCs w:val="15"/>
          </w:rPr>
          <w:t>只能新建文件</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5883910" cy="974090"/>
            <wp:effectExtent l="19050" t="0" r="2540" b="0"/>
            <wp:docPr id="47" name="图片 4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在这里插入图片描述"/>
                    <pic:cNvPicPr>
                      <a:picLocks noChangeAspect="1" noChangeArrowheads="1"/>
                    </pic:cNvPicPr>
                  </pic:nvPicPr>
                  <pic:blipFill>
                    <a:blip r:embed="rId81"/>
                    <a:srcRect/>
                    <a:stretch>
                      <a:fillRect/>
                    </a:stretch>
                  </pic:blipFill>
                  <pic:spPr bwMode="auto">
                    <a:xfrm>
                      <a:off x="0" y="0"/>
                      <a:ext cx="5883910" cy="974090"/>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FFFFF"/>
        <w:spacing w:line="243" w:lineRule="atLeast"/>
        <w:jc w:val="left"/>
        <w:rPr>
          <w:ins w:id="218" w:author="Unknown"/>
          <w:rFonts w:ascii="微软雅黑" w:eastAsia="微软雅黑" w:hAnsi="微软雅黑" w:cs="Arial" w:hint="eastAsia"/>
          <w:color w:val="4D4D4D"/>
          <w:kern w:val="0"/>
          <w:sz w:val="15"/>
          <w:szCs w:val="15"/>
        </w:rPr>
      </w:pPr>
      <w:ins w:id="219" w:author="Unknown">
        <w:r w:rsidRPr="00612E05">
          <w:rPr>
            <w:rFonts w:ascii="Consolas" w:eastAsia="宋体" w:hAnsi="Consolas" w:cs="Consolas"/>
            <w:color w:val="C7254E"/>
            <w:kern w:val="0"/>
            <w:sz w:val="13"/>
          </w:rPr>
          <w:lastRenderedPageBreak/>
          <w:t xml:space="preserve">$ </w:t>
        </w:r>
        <w:proofErr w:type="spellStart"/>
        <w:r w:rsidRPr="00612E05">
          <w:rPr>
            <w:rFonts w:ascii="Consolas" w:eastAsia="宋体" w:hAnsi="Consolas" w:cs="Consolas"/>
            <w:color w:val="C7254E"/>
            <w:kern w:val="0"/>
            <w:sz w:val="13"/>
          </w:rPr>
          <w:t>rm</w:t>
        </w:r>
        <w:proofErr w:type="spellEnd"/>
        <w:r w:rsidRPr="00612E05">
          <w:rPr>
            <w:rFonts w:ascii="Consolas" w:eastAsia="宋体" w:hAnsi="Consolas" w:cs="Consolas"/>
            <w:color w:val="C7254E"/>
            <w:kern w:val="0"/>
            <w:sz w:val="13"/>
          </w:rPr>
          <w:t xml:space="preserve"> </w:t>
        </w:r>
        <w:r w:rsidRPr="00612E05">
          <w:rPr>
            <w:rFonts w:ascii="Consolas" w:eastAsia="宋体" w:hAnsi="Consolas" w:cs="Consolas"/>
            <w:color w:val="C7254E"/>
            <w:kern w:val="0"/>
            <w:sz w:val="13"/>
          </w:rPr>
          <w:t>文件名</w:t>
        </w:r>
        <w:r w:rsidRPr="00612E05">
          <w:rPr>
            <w:rFonts w:ascii="Consolas" w:eastAsia="宋体" w:hAnsi="Consolas" w:cs="Consolas"/>
            <w:color w:val="C7254E"/>
            <w:kern w:val="0"/>
            <w:sz w:val="13"/>
          </w:rPr>
          <w:t>.</w:t>
        </w:r>
        <w:r w:rsidRPr="00612E05">
          <w:rPr>
            <w:rFonts w:ascii="Consolas" w:eastAsia="宋体" w:hAnsi="Consolas" w:cs="Consolas"/>
            <w:color w:val="C7254E"/>
            <w:kern w:val="0"/>
            <w:sz w:val="13"/>
          </w:rPr>
          <w:t>文件类型</w:t>
        </w:r>
        <w:r w:rsidRPr="00612E05">
          <w:rPr>
            <w:rFonts w:ascii="微软雅黑" w:eastAsia="微软雅黑" w:hAnsi="微软雅黑" w:cs="Arial" w:hint="eastAsia"/>
            <w:color w:val="4D4D4D"/>
            <w:kern w:val="0"/>
            <w:sz w:val="15"/>
          </w:rPr>
          <w:t> </w:t>
        </w:r>
        <w:r w:rsidRPr="00612E05">
          <w:rPr>
            <w:rFonts w:ascii="微软雅黑" w:eastAsia="微软雅黑" w:hAnsi="微软雅黑" w:cs="Arial" w:hint="eastAsia"/>
            <w:color w:val="4D4D4D"/>
            <w:kern w:val="0"/>
            <w:sz w:val="15"/>
            <w:szCs w:val="15"/>
          </w:rPr>
          <w:t>删除文件</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5610860" cy="1027430"/>
            <wp:effectExtent l="19050" t="0" r="8890" b="0"/>
            <wp:docPr id="48" name="图片 4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在这里插入图片描述"/>
                    <pic:cNvPicPr>
                      <a:picLocks noChangeAspect="1" noChangeArrowheads="1"/>
                    </pic:cNvPicPr>
                  </pic:nvPicPr>
                  <pic:blipFill>
                    <a:blip r:embed="rId82"/>
                    <a:srcRect/>
                    <a:stretch>
                      <a:fillRect/>
                    </a:stretch>
                  </pic:blipFill>
                  <pic:spPr bwMode="auto">
                    <a:xfrm>
                      <a:off x="0" y="0"/>
                      <a:ext cx="5610860" cy="1027430"/>
                    </a:xfrm>
                    <a:prstGeom prst="rect">
                      <a:avLst/>
                    </a:prstGeom>
                    <a:noFill/>
                    <a:ln w="9525">
                      <a:noFill/>
                      <a:miter lim="800000"/>
                      <a:headEnd/>
                      <a:tailEnd/>
                    </a:ln>
                  </pic:spPr>
                </pic:pic>
              </a:graphicData>
            </a:graphic>
          </wp:inline>
        </w:drawing>
      </w:r>
      <w:ins w:id="220" w:author="Unknown">
        <w:r w:rsidRPr="00612E05">
          <w:rPr>
            <w:rFonts w:ascii="微软雅黑" w:eastAsia="微软雅黑" w:hAnsi="微软雅黑" w:cs="Arial" w:hint="eastAsia"/>
            <w:color w:val="4D4D4D"/>
            <w:kern w:val="0"/>
            <w:sz w:val="15"/>
            <w:szCs w:val="15"/>
          </w:rPr>
          <w:br/>
        </w:r>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rm</w:t>
        </w:r>
        <w:proofErr w:type="spellEnd"/>
        <w:r w:rsidRPr="00612E05">
          <w:rPr>
            <w:rFonts w:ascii="Consolas" w:eastAsia="宋体" w:hAnsi="Consolas" w:cs="Consolas"/>
            <w:color w:val="C7254E"/>
            <w:kern w:val="0"/>
            <w:sz w:val="13"/>
          </w:rPr>
          <w:t xml:space="preserve"> -r </w:t>
        </w:r>
        <w:r w:rsidRPr="00612E05">
          <w:rPr>
            <w:rFonts w:ascii="Consolas" w:eastAsia="宋体" w:hAnsi="Consolas" w:cs="Consolas"/>
            <w:color w:val="C7254E"/>
            <w:kern w:val="0"/>
            <w:sz w:val="13"/>
          </w:rPr>
          <w:t>文件夹</w:t>
        </w:r>
        <w:r w:rsidRPr="00612E05">
          <w:rPr>
            <w:rFonts w:ascii="微软雅黑" w:eastAsia="微软雅黑" w:hAnsi="微软雅黑" w:cs="Arial" w:hint="eastAsia"/>
            <w:color w:val="4D4D4D"/>
            <w:kern w:val="0"/>
            <w:sz w:val="15"/>
            <w:szCs w:val="15"/>
          </w:rPr>
          <w:t>删除文件夹 ，注意这个要回到上一级文件夹才可以删。比如我要删除front-end文件夹，front-end在code里边，我就要在code目录下删除。</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5711825" cy="2345690"/>
            <wp:effectExtent l="19050" t="0" r="3175" b="0"/>
            <wp:docPr id="49" name="图片 4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在这里插入图片描述"/>
                    <pic:cNvPicPr>
                      <a:picLocks noChangeAspect="1" noChangeArrowheads="1"/>
                    </pic:cNvPicPr>
                  </pic:nvPicPr>
                  <pic:blipFill>
                    <a:blip r:embed="rId83"/>
                    <a:srcRect/>
                    <a:stretch>
                      <a:fillRect/>
                    </a:stretch>
                  </pic:blipFill>
                  <pic:spPr bwMode="auto">
                    <a:xfrm>
                      <a:off x="0" y="0"/>
                      <a:ext cx="5711825" cy="2345690"/>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FFFFF"/>
        <w:spacing w:before="224" w:after="224" w:line="213" w:lineRule="atLeast"/>
        <w:jc w:val="left"/>
        <w:rPr>
          <w:ins w:id="221" w:author="Unknown"/>
          <w:rFonts w:ascii="Arial" w:eastAsia="宋体" w:hAnsi="Arial" w:cs="Arial" w:hint="eastAsia"/>
          <w:kern w:val="0"/>
          <w:sz w:val="13"/>
          <w:szCs w:val="13"/>
        </w:rPr>
      </w:pPr>
      <w:ins w:id="222" w:author="Unknown">
        <w:r w:rsidRPr="00612E05">
          <w:rPr>
            <w:rFonts w:ascii="Arial" w:eastAsia="宋体" w:hAnsi="Arial" w:cs="Arial"/>
            <w:kern w:val="0"/>
            <w:sz w:val="13"/>
            <w:szCs w:val="13"/>
          </w:rPr>
          <w:pict>
            <v:rect id="_x0000_i1074" style="width:0;height:0" o:hralign="center" o:hrstd="t" o:hr="t" fillcolor="#a0a0a0" stroked="f"/>
          </w:pict>
        </w:r>
      </w:ins>
    </w:p>
    <w:p w:rsidR="00612E05" w:rsidRPr="00612E05" w:rsidRDefault="00612E05" w:rsidP="00612E05">
      <w:pPr>
        <w:widowControl/>
        <w:shd w:val="clear" w:color="auto" w:fill="FFFFFF"/>
        <w:spacing w:line="299" w:lineRule="atLeast"/>
        <w:jc w:val="left"/>
        <w:outlineLvl w:val="1"/>
        <w:rPr>
          <w:ins w:id="223" w:author="Unknown"/>
          <w:rFonts w:ascii="微软雅黑" w:eastAsia="微软雅黑" w:hAnsi="微软雅黑" w:cs="Arial"/>
          <w:b/>
          <w:bCs/>
          <w:color w:val="4F4F4F"/>
          <w:kern w:val="0"/>
          <w:sz w:val="22"/>
        </w:rPr>
      </w:pPr>
      <w:bookmarkStart w:id="224" w:name="t4"/>
      <w:bookmarkEnd w:id="224"/>
      <w:ins w:id="225" w:author="Unknown">
        <w:r w:rsidRPr="00612E05">
          <w:rPr>
            <w:rFonts w:ascii="微软雅黑" w:eastAsia="微软雅黑" w:hAnsi="微软雅黑" w:cs="Arial" w:hint="eastAsia"/>
            <w:b/>
            <w:bCs/>
            <w:color w:val="4F4F4F"/>
            <w:kern w:val="0"/>
            <w:sz w:val="22"/>
          </w:rPr>
          <w:t>4 仓库设置</w:t>
        </w:r>
      </w:ins>
    </w:p>
    <w:p w:rsidR="00612E05" w:rsidRPr="00612E05" w:rsidRDefault="00612E05" w:rsidP="00612E05">
      <w:pPr>
        <w:widowControl/>
        <w:shd w:val="clear" w:color="auto" w:fill="FFFFFF"/>
        <w:spacing w:line="243" w:lineRule="atLeast"/>
        <w:jc w:val="left"/>
        <w:rPr>
          <w:ins w:id="226" w:author="Unknown"/>
          <w:rFonts w:ascii="微软雅黑" w:eastAsia="微软雅黑" w:hAnsi="微软雅黑" w:cs="Arial" w:hint="eastAsia"/>
          <w:color w:val="4D4D4D"/>
          <w:kern w:val="0"/>
          <w:sz w:val="15"/>
          <w:szCs w:val="15"/>
        </w:rPr>
      </w:pPr>
      <w:ins w:id="227" w:author="Unknown">
        <w:r w:rsidRPr="00612E05">
          <w:rPr>
            <w:rFonts w:ascii="微软雅黑" w:eastAsia="微软雅黑" w:hAnsi="微软雅黑" w:cs="Arial" w:hint="eastAsia"/>
            <w:color w:val="4D4D4D"/>
            <w:kern w:val="0"/>
            <w:sz w:val="15"/>
            <w:szCs w:val="15"/>
          </w:rPr>
          <w:t>你既然学</w:t>
        </w:r>
        <w:proofErr w:type="spellStart"/>
        <w:r w:rsidRPr="00612E05">
          <w:rPr>
            <w:rFonts w:ascii="微软雅黑" w:eastAsia="微软雅黑" w:hAnsi="微软雅黑" w:cs="Arial" w:hint="eastAsia"/>
            <w:color w:val="4D4D4D"/>
            <w:kern w:val="0"/>
            <w:sz w:val="15"/>
            <w:szCs w:val="15"/>
          </w:rPr>
          <w:t>git</w:t>
        </w:r>
        <w:proofErr w:type="spellEnd"/>
        <w:r w:rsidRPr="00612E05">
          <w:rPr>
            <w:rFonts w:ascii="微软雅黑" w:eastAsia="微软雅黑" w:hAnsi="微软雅黑" w:cs="Arial" w:hint="eastAsia"/>
            <w:color w:val="4D4D4D"/>
            <w:kern w:val="0"/>
            <w:sz w:val="15"/>
            <w:szCs w:val="15"/>
          </w:rPr>
          <w:t>，那就是想要把本地的代码放到远程仓库托管。</w:t>
        </w:r>
        <w:r w:rsidRPr="00612E05">
          <w:rPr>
            <w:rFonts w:ascii="微软雅黑" w:eastAsia="微软雅黑" w:hAnsi="微软雅黑" w:cs="Arial" w:hint="eastAsia"/>
            <w:color w:val="4D4D4D"/>
            <w:kern w:val="0"/>
            <w:sz w:val="15"/>
            <w:szCs w:val="15"/>
          </w:rPr>
          <w:br/>
          <w:t>托管就是，代码是小朋友，你就是他父母，你把它丢到托儿所，让托儿所帮你管。怎么去托儿所，总不能一生下来就在托儿所。你得把孩子从家里送过去吧。放学了你得把孩子接回来吧。（当然这个例子不太恰当。）</w:t>
        </w:r>
        <w:r w:rsidRPr="00612E05">
          <w:rPr>
            <w:rFonts w:ascii="微软雅黑" w:eastAsia="微软雅黑" w:hAnsi="微软雅黑" w:cs="Arial" w:hint="eastAsia"/>
            <w:color w:val="4D4D4D"/>
            <w:kern w:val="0"/>
            <w:sz w:val="15"/>
            <w:szCs w:val="15"/>
          </w:rPr>
          <w:br/>
          <w:t>那你需要一个本地存储代码的地方（家里），你还需要一个远程仓库（托儿所）</w:t>
        </w:r>
      </w:ins>
    </w:p>
    <w:p w:rsidR="00612E05" w:rsidRPr="00612E05" w:rsidRDefault="00612E05" w:rsidP="00612E05">
      <w:pPr>
        <w:widowControl/>
        <w:shd w:val="clear" w:color="auto" w:fill="FFFFFF"/>
        <w:spacing w:before="75" w:after="150" w:line="262" w:lineRule="atLeast"/>
        <w:jc w:val="left"/>
        <w:outlineLvl w:val="3"/>
        <w:rPr>
          <w:ins w:id="228" w:author="Unknown"/>
          <w:rFonts w:ascii="微软雅黑" w:eastAsia="微软雅黑" w:hAnsi="微软雅黑" w:cs="Arial" w:hint="eastAsia"/>
          <w:b/>
          <w:bCs/>
          <w:color w:val="4F4F4F"/>
          <w:kern w:val="0"/>
          <w:sz w:val="19"/>
          <w:szCs w:val="19"/>
        </w:rPr>
      </w:pPr>
      <w:ins w:id="229" w:author="Unknown">
        <w:r w:rsidRPr="00612E05">
          <w:rPr>
            <w:rFonts w:ascii="微软雅黑" w:eastAsia="微软雅黑" w:hAnsi="微软雅黑" w:cs="Arial" w:hint="eastAsia"/>
            <w:b/>
            <w:bCs/>
            <w:color w:val="4F4F4F"/>
            <w:kern w:val="0"/>
            <w:sz w:val="19"/>
            <w:szCs w:val="19"/>
          </w:rPr>
          <w:t>4.1 初始化本地仓库</w:t>
        </w:r>
      </w:ins>
    </w:p>
    <w:p w:rsidR="00612E05" w:rsidRPr="00612E05" w:rsidRDefault="00612E05" w:rsidP="00612E05">
      <w:pPr>
        <w:widowControl/>
        <w:shd w:val="clear" w:color="auto" w:fill="FFFFFF"/>
        <w:spacing w:line="243" w:lineRule="atLeast"/>
        <w:jc w:val="left"/>
        <w:rPr>
          <w:ins w:id="230" w:author="Unknown"/>
          <w:rFonts w:ascii="微软雅黑" w:eastAsia="微软雅黑" w:hAnsi="微软雅黑" w:cs="Arial" w:hint="eastAsia"/>
          <w:color w:val="4D4D4D"/>
          <w:kern w:val="0"/>
          <w:sz w:val="15"/>
          <w:szCs w:val="15"/>
        </w:rPr>
      </w:pPr>
      <w:ins w:id="231" w:author="Unknown">
        <w:r w:rsidRPr="00612E05">
          <w:rPr>
            <w:rFonts w:ascii="微软雅黑" w:eastAsia="微软雅黑" w:hAnsi="微软雅黑" w:cs="Arial" w:hint="eastAsia"/>
            <w:color w:val="4D4D4D"/>
            <w:kern w:val="0"/>
            <w:sz w:val="15"/>
            <w:szCs w:val="15"/>
          </w:rPr>
          <w:t>进入到你想建立本地仓库的文件夹，它可以是空的，你建好了之后再写代码。里边也可以有东西，直接建就好。</w:t>
        </w:r>
        <w:r w:rsidRPr="00612E05">
          <w:rPr>
            <w:rFonts w:ascii="微软雅黑" w:eastAsia="微软雅黑" w:hAnsi="微软雅黑" w:cs="Arial" w:hint="eastAsia"/>
            <w:color w:val="4D4D4D"/>
            <w:kern w:val="0"/>
            <w:sz w:val="15"/>
            <w:szCs w:val="15"/>
          </w:rPr>
          <w:br/>
        </w:r>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init</w:t>
        </w:r>
        <w:r w:rsidRPr="00612E05">
          <w:rPr>
            <w:rFonts w:ascii="微软雅黑" w:eastAsia="微软雅黑" w:hAnsi="微软雅黑" w:cs="Arial" w:hint="eastAsia"/>
            <w:color w:val="4D4D4D"/>
            <w:kern w:val="0"/>
            <w:sz w:val="15"/>
            <w:szCs w:val="15"/>
          </w:rPr>
          <w:br/>
          <w:t>我用个空文件夹做示范：E:\code\front-end</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6323330" cy="1104265"/>
            <wp:effectExtent l="19050" t="0" r="1270" b="0"/>
            <wp:docPr id="51" name="图片 5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在这里插入图片描述"/>
                    <pic:cNvPicPr>
                      <a:picLocks noChangeAspect="1" noChangeArrowheads="1"/>
                    </pic:cNvPicPr>
                  </pic:nvPicPr>
                  <pic:blipFill>
                    <a:blip r:embed="rId84"/>
                    <a:srcRect/>
                    <a:stretch>
                      <a:fillRect/>
                    </a:stretch>
                  </pic:blipFill>
                  <pic:spPr bwMode="auto">
                    <a:xfrm>
                      <a:off x="0" y="0"/>
                      <a:ext cx="6323330" cy="1104265"/>
                    </a:xfrm>
                    <a:prstGeom prst="rect">
                      <a:avLst/>
                    </a:prstGeom>
                    <a:noFill/>
                    <a:ln w="9525">
                      <a:noFill/>
                      <a:miter lim="800000"/>
                      <a:headEnd/>
                      <a:tailEnd/>
                    </a:ln>
                  </pic:spPr>
                </pic:pic>
              </a:graphicData>
            </a:graphic>
          </wp:inline>
        </w:drawing>
      </w:r>
      <w:ins w:id="232" w:author="Unknown">
        <w:r w:rsidRPr="00612E05">
          <w:rPr>
            <w:rFonts w:ascii="微软雅黑" w:eastAsia="微软雅黑" w:hAnsi="微软雅黑" w:cs="Arial" w:hint="eastAsia"/>
            <w:color w:val="4D4D4D"/>
            <w:kern w:val="0"/>
            <w:sz w:val="15"/>
            <w:szCs w:val="15"/>
          </w:rPr>
          <w:br/>
          <w:t>初始化成功之后，你的文件夹里就会多出.</w:t>
        </w:r>
        <w:proofErr w:type="spellStart"/>
        <w:r w:rsidRPr="00612E05">
          <w:rPr>
            <w:rFonts w:ascii="微软雅黑" w:eastAsia="微软雅黑" w:hAnsi="微软雅黑" w:cs="Arial" w:hint="eastAsia"/>
            <w:color w:val="4D4D4D"/>
            <w:kern w:val="0"/>
            <w:sz w:val="15"/>
            <w:szCs w:val="15"/>
          </w:rPr>
          <w:t>git</w:t>
        </w:r>
        <w:proofErr w:type="spellEnd"/>
        <w:r w:rsidRPr="00612E05">
          <w:rPr>
            <w:rFonts w:ascii="微软雅黑" w:eastAsia="微软雅黑" w:hAnsi="微软雅黑" w:cs="Arial" w:hint="eastAsia"/>
            <w:color w:val="4D4D4D"/>
            <w:kern w:val="0"/>
            <w:sz w:val="15"/>
            <w:szCs w:val="15"/>
          </w:rPr>
          <w:t>的隐藏文件。 (●′ω`●)千万不要乱删，你如果看他烦你就设置一下不显示隐藏文件。</w:t>
        </w:r>
      </w:ins>
    </w:p>
    <w:p w:rsidR="00612E05" w:rsidRPr="00612E05" w:rsidRDefault="00612E05" w:rsidP="00612E05">
      <w:pPr>
        <w:widowControl/>
        <w:shd w:val="clear" w:color="auto" w:fill="FFFFFF"/>
        <w:spacing w:before="75" w:after="150" w:line="262" w:lineRule="atLeast"/>
        <w:jc w:val="left"/>
        <w:outlineLvl w:val="3"/>
        <w:rPr>
          <w:ins w:id="233" w:author="Unknown"/>
          <w:rFonts w:ascii="微软雅黑" w:eastAsia="微软雅黑" w:hAnsi="微软雅黑" w:cs="Arial" w:hint="eastAsia"/>
          <w:b/>
          <w:bCs/>
          <w:color w:val="4F4F4F"/>
          <w:kern w:val="0"/>
          <w:sz w:val="19"/>
          <w:szCs w:val="19"/>
        </w:rPr>
      </w:pPr>
      <w:ins w:id="234" w:author="Unknown">
        <w:r w:rsidRPr="00612E05">
          <w:rPr>
            <w:rFonts w:ascii="微软雅黑" w:eastAsia="微软雅黑" w:hAnsi="微软雅黑" w:cs="Arial" w:hint="eastAsia"/>
            <w:b/>
            <w:bCs/>
            <w:color w:val="4F4F4F"/>
            <w:kern w:val="0"/>
            <w:sz w:val="19"/>
            <w:szCs w:val="19"/>
          </w:rPr>
          <w:lastRenderedPageBreak/>
          <w:t>4.2 新建远程仓库</w:t>
        </w:r>
      </w:ins>
    </w:p>
    <w:p w:rsidR="00612E05" w:rsidRPr="00612E05" w:rsidRDefault="00612E05" w:rsidP="00612E05">
      <w:pPr>
        <w:widowControl/>
        <w:shd w:val="clear" w:color="auto" w:fill="FFFFFF"/>
        <w:spacing w:line="243" w:lineRule="atLeast"/>
        <w:jc w:val="left"/>
        <w:rPr>
          <w:ins w:id="235" w:author="Unknown"/>
          <w:rFonts w:ascii="微软雅黑" w:eastAsia="微软雅黑" w:hAnsi="微软雅黑" w:cs="Arial" w:hint="eastAsia"/>
          <w:color w:val="4D4D4D"/>
          <w:kern w:val="0"/>
          <w:sz w:val="15"/>
          <w:szCs w:val="15"/>
        </w:rPr>
      </w:pPr>
      <w:ins w:id="236" w:author="Unknown">
        <w:r w:rsidRPr="00612E05">
          <w:rPr>
            <w:rFonts w:ascii="微软雅黑" w:eastAsia="微软雅黑" w:hAnsi="微软雅黑" w:cs="Arial" w:hint="eastAsia"/>
            <w:color w:val="4D4D4D"/>
            <w:kern w:val="0"/>
            <w:sz w:val="15"/>
            <w:szCs w:val="15"/>
          </w:rPr>
          <w:t>打开</w:t>
        </w:r>
        <w:proofErr w:type="spellStart"/>
        <w:r w:rsidRPr="00612E05">
          <w:rPr>
            <w:rFonts w:ascii="微软雅黑" w:eastAsia="微软雅黑" w:hAnsi="微软雅黑" w:cs="Arial" w:hint="eastAsia"/>
            <w:color w:val="4D4D4D"/>
            <w:kern w:val="0"/>
            <w:sz w:val="15"/>
            <w:szCs w:val="15"/>
          </w:rPr>
          <w:t>github</w:t>
        </w:r>
        <w:proofErr w:type="spellEnd"/>
        <w:r w:rsidRPr="00612E05">
          <w:rPr>
            <w:rFonts w:ascii="微软雅黑" w:eastAsia="微软雅黑" w:hAnsi="微软雅黑" w:cs="Arial" w:hint="eastAsia"/>
            <w:color w:val="4D4D4D"/>
            <w:kern w:val="0"/>
            <w:sz w:val="15"/>
            <w:szCs w:val="15"/>
          </w:rPr>
          <w:t>右上角，点击new repository</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2273935" cy="1988820"/>
            <wp:effectExtent l="19050" t="0" r="0" b="0"/>
            <wp:docPr id="52" name="图片 5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在这里插入图片描述"/>
                    <pic:cNvPicPr>
                      <a:picLocks noChangeAspect="1" noChangeArrowheads="1"/>
                    </pic:cNvPicPr>
                  </pic:nvPicPr>
                  <pic:blipFill>
                    <a:blip r:embed="rId85"/>
                    <a:srcRect/>
                    <a:stretch>
                      <a:fillRect/>
                    </a:stretch>
                  </pic:blipFill>
                  <pic:spPr bwMode="auto">
                    <a:xfrm>
                      <a:off x="0" y="0"/>
                      <a:ext cx="2273935" cy="1988820"/>
                    </a:xfrm>
                    <a:prstGeom prst="rect">
                      <a:avLst/>
                    </a:prstGeom>
                    <a:noFill/>
                    <a:ln w="9525">
                      <a:noFill/>
                      <a:miter lim="800000"/>
                      <a:headEnd/>
                      <a:tailEnd/>
                    </a:ln>
                  </pic:spPr>
                </pic:pic>
              </a:graphicData>
            </a:graphic>
          </wp:inline>
        </w:drawing>
      </w:r>
      <w:ins w:id="237" w:author="Unknown">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6917690" cy="5017135"/>
            <wp:effectExtent l="19050" t="0" r="0" b="0"/>
            <wp:docPr id="53" name="图片 5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在这里插入图片描述"/>
                    <pic:cNvPicPr>
                      <a:picLocks noChangeAspect="1" noChangeArrowheads="1"/>
                    </pic:cNvPicPr>
                  </pic:nvPicPr>
                  <pic:blipFill>
                    <a:blip r:embed="rId86"/>
                    <a:srcRect/>
                    <a:stretch>
                      <a:fillRect/>
                    </a:stretch>
                  </pic:blipFill>
                  <pic:spPr bwMode="auto">
                    <a:xfrm>
                      <a:off x="0" y="0"/>
                      <a:ext cx="6917690" cy="5017135"/>
                    </a:xfrm>
                    <a:prstGeom prst="rect">
                      <a:avLst/>
                    </a:prstGeom>
                    <a:noFill/>
                    <a:ln w="9525">
                      <a:noFill/>
                      <a:miter lim="800000"/>
                      <a:headEnd/>
                      <a:tailEnd/>
                    </a:ln>
                  </pic:spPr>
                </pic:pic>
              </a:graphicData>
            </a:graphic>
          </wp:inline>
        </w:drawing>
      </w:r>
    </w:p>
    <w:p w:rsidR="00612E05" w:rsidRPr="00612E05" w:rsidRDefault="00612E05" w:rsidP="00612E05">
      <w:pPr>
        <w:widowControl/>
        <w:numPr>
          <w:ilvl w:val="0"/>
          <w:numId w:val="12"/>
        </w:numPr>
        <w:shd w:val="clear" w:color="auto" w:fill="FFFFFF"/>
        <w:spacing w:line="213" w:lineRule="atLeast"/>
        <w:ind w:left="374"/>
        <w:jc w:val="left"/>
        <w:rPr>
          <w:ins w:id="238" w:author="Unknown"/>
          <w:rFonts w:ascii="微软雅黑" w:eastAsia="微软雅黑" w:hAnsi="微软雅黑" w:cs="Arial" w:hint="eastAsia"/>
          <w:kern w:val="0"/>
          <w:sz w:val="15"/>
          <w:szCs w:val="15"/>
        </w:rPr>
      </w:pPr>
      <w:ins w:id="239" w:author="Unknown">
        <w:r w:rsidRPr="00612E05">
          <w:rPr>
            <w:rFonts w:ascii="微软雅黑" w:eastAsia="微软雅黑" w:hAnsi="微软雅黑" w:cs="Arial" w:hint="eastAsia"/>
            <w:b/>
            <w:bCs/>
            <w:kern w:val="0"/>
            <w:sz w:val="15"/>
          </w:rPr>
          <w:t>说一下仓库的私有和公有</w:t>
        </w:r>
        <w:r w:rsidRPr="00612E05">
          <w:rPr>
            <w:rFonts w:ascii="微软雅黑" w:eastAsia="微软雅黑" w:hAnsi="微软雅黑" w:cs="Arial" w:hint="eastAsia"/>
            <w:kern w:val="0"/>
            <w:sz w:val="15"/>
            <w:szCs w:val="15"/>
          </w:rPr>
          <w:br/>
          <w:t>本来也是个开源社区，很多大佬们都把自己的东西开源了，也就是放在共有仓库里，可以让人查阅。也鼓励大家使用共有仓库 (</w:t>
        </w:r>
        <w:r w:rsidRPr="00612E05">
          <w:rPr>
            <w:rFonts w:ascii="Cordia New" w:eastAsia="微软雅黑" w:hAnsi="Cordia New" w:cs="Cordia New"/>
            <w:kern w:val="0"/>
            <w:sz w:val="15"/>
            <w:szCs w:val="15"/>
          </w:rPr>
          <w:t>๑</w:t>
        </w:r>
        <w:r w:rsidRPr="00612E05">
          <w:rPr>
            <w:rFonts w:ascii="微软雅黑" w:eastAsia="微软雅黑" w:hAnsi="微软雅黑" w:cs="Arial" w:hint="eastAsia"/>
            <w:kern w:val="0"/>
            <w:sz w:val="15"/>
            <w:szCs w:val="15"/>
          </w:rPr>
          <w:t>•</w:t>
        </w:r>
        <w:r w:rsidRPr="00612E05">
          <w:rPr>
            <w:rFonts w:ascii="MS Gothic" w:eastAsia="MS Gothic" w:hAnsi="MS Gothic" w:cs="MS Gothic" w:hint="eastAsia"/>
            <w:kern w:val="0"/>
            <w:sz w:val="15"/>
            <w:szCs w:val="15"/>
          </w:rPr>
          <w:t>́</w:t>
        </w:r>
        <w:r w:rsidRPr="00612E05">
          <w:rPr>
            <w:rFonts w:ascii="微软雅黑" w:eastAsia="微软雅黑" w:hAnsi="微软雅黑" w:cs="Arial" w:hint="eastAsia"/>
            <w:kern w:val="0"/>
            <w:sz w:val="15"/>
            <w:szCs w:val="15"/>
          </w:rPr>
          <w:t xml:space="preserve"> </w:t>
        </w:r>
        <w:r w:rsidRPr="00612E05">
          <w:rPr>
            <w:rFonts w:ascii="Cambria Math" w:eastAsia="微软雅黑" w:hAnsi="Cambria Math" w:cs="Cambria Math"/>
            <w:kern w:val="0"/>
            <w:sz w:val="15"/>
            <w:szCs w:val="15"/>
          </w:rPr>
          <w:t>₃</w:t>
        </w:r>
        <w:r w:rsidRPr="00612E05">
          <w:rPr>
            <w:rFonts w:ascii="微软雅黑" w:eastAsia="微软雅黑" w:hAnsi="微软雅黑" w:cs="微软雅黑" w:hint="eastAsia"/>
            <w:kern w:val="0"/>
            <w:sz w:val="15"/>
            <w:szCs w:val="15"/>
          </w:rPr>
          <w:t>•</w:t>
        </w:r>
        <w:r w:rsidRPr="00612E05">
          <w:rPr>
            <w:rFonts w:ascii="MS Gothic" w:eastAsia="MS Gothic" w:hAnsi="MS Gothic" w:cs="MS Gothic" w:hint="eastAsia"/>
            <w:kern w:val="0"/>
            <w:sz w:val="15"/>
            <w:szCs w:val="15"/>
          </w:rPr>
          <w:t>̀</w:t>
        </w:r>
        <w:r w:rsidRPr="00612E05">
          <w:rPr>
            <w:rFonts w:ascii="Cordia New" w:eastAsia="微软雅黑" w:hAnsi="Cordia New" w:cs="Cordia New"/>
            <w:kern w:val="0"/>
            <w:sz w:val="15"/>
            <w:szCs w:val="15"/>
          </w:rPr>
          <w:t>๑</w:t>
        </w:r>
        <w:r w:rsidRPr="00612E05">
          <w:rPr>
            <w:rFonts w:ascii="微软雅黑" w:eastAsia="微软雅黑" w:hAnsi="微软雅黑" w:cs="微软雅黑" w:hint="eastAsia"/>
            <w:kern w:val="0"/>
            <w:sz w:val="15"/>
            <w:szCs w:val="15"/>
          </w:rPr>
          <w:t>)</w:t>
        </w:r>
        <w:r w:rsidRPr="00612E05">
          <w:rPr>
            <w:rFonts w:ascii="微软雅黑" w:eastAsia="微软雅黑" w:hAnsi="微软雅黑" w:cs="Arial" w:hint="eastAsia"/>
            <w:kern w:val="0"/>
            <w:sz w:val="15"/>
            <w:szCs w:val="15"/>
          </w:rPr>
          <w:t>。</w:t>
        </w:r>
        <w:r w:rsidRPr="00612E05">
          <w:rPr>
            <w:rFonts w:ascii="微软雅黑" w:eastAsia="微软雅黑" w:hAnsi="微软雅黑" w:cs="Arial" w:hint="eastAsia"/>
            <w:kern w:val="0"/>
            <w:sz w:val="15"/>
            <w:szCs w:val="15"/>
          </w:rPr>
          <w:br/>
        </w:r>
        <w:r w:rsidRPr="00612E05">
          <w:rPr>
            <w:rFonts w:ascii="微软雅黑" w:eastAsia="微软雅黑" w:hAnsi="微软雅黑" w:cs="Arial" w:hint="eastAsia"/>
            <w:kern w:val="0"/>
            <w:sz w:val="15"/>
            <w:szCs w:val="15"/>
          </w:rPr>
          <w:lastRenderedPageBreak/>
          <w:t>以前使用私有仓库是付费， 或者你可以</w:t>
        </w:r>
        <w:r w:rsidRPr="00612E05">
          <w:rPr>
            <w:rFonts w:ascii="微软雅黑" w:eastAsia="微软雅黑" w:hAnsi="微软雅黑" w:cs="Arial" w:hint="eastAsia"/>
            <w:b/>
            <w:bCs/>
            <w:kern w:val="0"/>
            <w:sz w:val="15"/>
          </w:rPr>
          <w:t>申请学生认证</w:t>
        </w:r>
        <w:r w:rsidRPr="00612E05">
          <w:rPr>
            <w:rFonts w:ascii="微软雅黑" w:eastAsia="微软雅黑" w:hAnsi="微软雅黑" w:cs="Arial" w:hint="eastAsia"/>
            <w:kern w:val="0"/>
            <w:sz w:val="15"/>
            <w:szCs w:val="15"/>
          </w:rPr>
          <w:t>获得私有仓库的使用权。但是现在2020年3月份的时候我收到</w:t>
        </w:r>
        <w:proofErr w:type="spellStart"/>
        <w:r w:rsidRPr="00612E05">
          <w:rPr>
            <w:rFonts w:ascii="微软雅黑" w:eastAsia="微软雅黑" w:hAnsi="微软雅黑" w:cs="Arial" w:hint="eastAsia"/>
            <w:kern w:val="0"/>
            <w:sz w:val="15"/>
            <w:szCs w:val="15"/>
          </w:rPr>
          <w:t>github</w:t>
        </w:r>
        <w:proofErr w:type="spellEnd"/>
        <w:r w:rsidRPr="00612E05">
          <w:rPr>
            <w:rFonts w:ascii="微软雅黑" w:eastAsia="微软雅黑" w:hAnsi="微软雅黑" w:cs="Arial" w:hint="eastAsia"/>
            <w:kern w:val="0"/>
            <w:sz w:val="15"/>
            <w:szCs w:val="15"/>
          </w:rPr>
          <w:t>的邮件，邮件里边说现在已经开放私有仓库的使用了。</w:t>
        </w:r>
      </w:ins>
    </w:p>
    <w:p w:rsidR="00612E05" w:rsidRPr="00612E05" w:rsidRDefault="00612E05" w:rsidP="00612E05">
      <w:pPr>
        <w:widowControl/>
        <w:numPr>
          <w:ilvl w:val="0"/>
          <w:numId w:val="12"/>
        </w:numPr>
        <w:shd w:val="clear" w:color="auto" w:fill="FFFFFF"/>
        <w:spacing w:line="213" w:lineRule="atLeast"/>
        <w:ind w:left="374"/>
        <w:jc w:val="left"/>
        <w:rPr>
          <w:ins w:id="240" w:author="Unknown"/>
          <w:rFonts w:ascii="微软雅黑" w:eastAsia="微软雅黑" w:hAnsi="微软雅黑" w:cs="Arial" w:hint="eastAsia"/>
          <w:kern w:val="0"/>
          <w:sz w:val="15"/>
          <w:szCs w:val="15"/>
        </w:rPr>
      </w:pPr>
      <w:ins w:id="241" w:author="Unknown">
        <w:r w:rsidRPr="00612E05">
          <w:rPr>
            <w:rFonts w:ascii="微软雅黑" w:eastAsia="微软雅黑" w:hAnsi="微软雅黑" w:cs="Arial" w:hint="eastAsia"/>
            <w:b/>
            <w:bCs/>
            <w:kern w:val="0"/>
            <w:sz w:val="15"/>
          </w:rPr>
          <w:t>说一下学生认证</w:t>
        </w:r>
        <w:r w:rsidRPr="00612E05">
          <w:rPr>
            <w:rFonts w:ascii="微软雅黑" w:eastAsia="微软雅黑" w:hAnsi="微软雅黑" w:cs="Arial" w:hint="eastAsia"/>
            <w:kern w:val="0"/>
            <w:sz w:val="15"/>
            <w:szCs w:val="15"/>
          </w:rPr>
          <w:br/>
          <w:t>以前</w:t>
        </w:r>
        <w:proofErr w:type="spellStart"/>
        <w:r w:rsidRPr="00612E05">
          <w:rPr>
            <w:rFonts w:ascii="微软雅黑" w:eastAsia="微软雅黑" w:hAnsi="微软雅黑" w:cs="Arial" w:hint="eastAsia"/>
            <w:kern w:val="0"/>
            <w:sz w:val="15"/>
            <w:szCs w:val="15"/>
          </w:rPr>
          <w:t>github</w:t>
        </w:r>
        <w:proofErr w:type="spellEnd"/>
        <w:r w:rsidRPr="00612E05">
          <w:rPr>
            <w:rFonts w:ascii="微软雅黑" w:eastAsia="微软雅黑" w:hAnsi="微软雅黑" w:cs="Arial" w:hint="eastAsia"/>
            <w:kern w:val="0"/>
            <w:sz w:val="15"/>
            <w:szCs w:val="15"/>
          </w:rPr>
          <w:t>的教育认证可以让学生和教育者免费使用私有仓库，并且还有许多其他的优惠政策。比如</w:t>
        </w:r>
        <w:proofErr w:type="spellStart"/>
        <w:r w:rsidRPr="00612E05">
          <w:rPr>
            <w:rFonts w:ascii="微软雅黑" w:eastAsia="微软雅黑" w:hAnsi="微软雅黑" w:cs="Arial" w:hint="eastAsia"/>
            <w:kern w:val="0"/>
            <w:sz w:val="15"/>
            <w:szCs w:val="15"/>
          </w:rPr>
          <w:t>github</w:t>
        </w:r>
        <w:proofErr w:type="spellEnd"/>
        <w:r w:rsidRPr="00612E05">
          <w:rPr>
            <w:rFonts w:ascii="微软雅黑" w:eastAsia="微软雅黑" w:hAnsi="微软雅黑" w:cs="Arial" w:hint="eastAsia"/>
            <w:kern w:val="0"/>
            <w:sz w:val="15"/>
            <w:szCs w:val="15"/>
          </w:rPr>
          <w:t>的一些付费功能，教育认证之后会有巨大的折扣。</w:t>
        </w:r>
        <w:r w:rsidRPr="00612E05">
          <w:rPr>
            <w:rFonts w:ascii="微软雅黑" w:eastAsia="微软雅黑" w:hAnsi="微软雅黑" w:cs="Arial"/>
            <w:kern w:val="0"/>
            <w:sz w:val="15"/>
            <w:szCs w:val="15"/>
          </w:rPr>
          <w:fldChar w:fldCharType="begin"/>
        </w:r>
        <w:r w:rsidRPr="00612E05">
          <w:rPr>
            <w:rFonts w:ascii="微软雅黑" w:eastAsia="微软雅黑" w:hAnsi="微软雅黑" w:cs="Arial"/>
            <w:kern w:val="0"/>
            <w:sz w:val="15"/>
            <w:szCs w:val="15"/>
          </w:rPr>
          <w:instrText xml:space="preserve"> HYPERLINK "https://blog.csdn.net/qq_36667170/article/details/79084166" </w:instrText>
        </w:r>
        <w:r w:rsidRPr="00612E05">
          <w:rPr>
            <w:rFonts w:ascii="微软雅黑" w:eastAsia="微软雅黑" w:hAnsi="微软雅黑" w:cs="Arial"/>
            <w:kern w:val="0"/>
            <w:sz w:val="15"/>
            <w:szCs w:val="15"/>
          </w:rPr>
          <w:fldChar w:fldCharType="separate"/>
        </w:r>
        <w:r w:rsidRPr="00612E05">
          <w:rPr>
            <w:rFonts w:ascii="微软雅黑" w:eastAsia="微软雅黑" w:hAnsi="微软雅黑" w:cs="Arial" w:hint="eastAsia"/>
            <w:color w:val="6795B5"/>
            <w:kern w:val="0"/>
            <w:sz w:val="15"/>
            <w:u w:val="single"/>
          </w:rPr>
          <w:t>戳我查看如何进行学生认证╰(●’</w:t>
        </w:r>
        <w:r w:rsidRPr="00612E05">
          <w:rPr>
            <w:rFonts w:ascii="MS Gothic" w:eastAsia="MS Gothic" w:hAnsi="MS Gothic" w:cs="MS Gothic" w:hint="eastAsia"/>
            <w:color w:val="6795B5"/>
            <w:kern w:val="0"/>
            <w:sz w:val="15"/>
            <w:u w:val="single"/>
          </w:rPr>
          <w:t>◡</w:t>
        </w:r>
        <w:r w:rsidRPr="00612E05">
          <w:rPr>
            <w:rFonts w:ascii="微软雅黑" w:eastAsia="微软雅黑" w:hAnsi="微软雅黑" w:cs="微软雅黑" w:hint="eastAsia"/>
            <w:color w:val="6795B5"/>
            <w:kern w:val="0"/>
            <w:sz w:val="15"/>
            <w:u w:val="single"/>
          </w:rPr>
          <w:t>’●</w:t>
        </w:r>
        <w:r w:rsidRPr="00612E05">
          <w:rPr>
            <w:rFonts w:ascii="微软雅黑" w:eastAsia="微软雅黑" w:hAnsi="微软雅黑" w:cs="Arial" w:hint="eastAsia"/>
            <w:color w:val="6795B5"/>
            <w:kern w:val="0"/>
            <w:sz w:val="15"/>
            <w:u w:val="single"/>
          </w:rPr>
          <w:t>)╮</w:t>
        </w:r>
        <w:r w:rsidRPr="00612E05">
          <w:rPr>
            <w:rFonts w:ascii="微软雅黑" w:eastAsia="微软雅黑" w:hAnsi="微软雅黑" w:cs="Arial"/>
            <w:kern w:val="0"/>
            <w:sz w:val="15"/>
            <w:szCs w:val="15"/>
          </w:rPr>
          <w:fldChar w:fldCharType="end"/>
        </w:r>
      </w:ins>
    </w:p>
    <w:p w:rsidR="00612E05" w:rsidRPr="00612E05" w:rsidRDefault="00612E05" w:rsidP="00612E05">
      <w:pPr>
        <w:widowControl/>
        <w:shd w:val="clear" w:color="auto" w:fill="FFFFFF"/>
        <w:spacing w:before="75" w:after="150" w:line="262" w:lineRule="atLeast"/>
        <w:jc w:val="left"/>
        <w:outlineLvl w:val="3"/>
        <w:rPr>
          <w:ins w:id="242" w:author="Unknown"/>
          <w:rFonts w:ascii="微软雅黑" w:eastAsia="微软雅黑" w:hAnsi="微软雅黑" w:cs="Arial" w:hint="eastAsia"/>
          <w:b/>
          <w:bCs/>
          <w:color w:val="4F4F4F"/>
          <w:kern w:val="0"/>
          <w:sz w:val="19"/>
          <w:szCs w:val="19"/>
        </w:rPr>
      </w:pPr>
      <w:ins w:id="243" w:author="Unknown">
        <w:r w:rsidRPr="00612E05">
          <w:rPr>
            <w:rFonts w:ascii="微软雅黑" w:eastAsia="微软雅黑" w:hAnsi="微软雅黑" w:cs="Arial" w:hint="eastAsia"/>
            <w:b/>
            <w:bCs/>
            <w:color w:val="4F4F4F"/>
            <w:kern w:val="0"/>
            <w:sz w:val="19"/>
            <w:szCs w:val="19"/>
          </w:rPr>
          <w:t>4.3 建立连接</w:t>
        </w:r>
      </w:ins>
    </w:p>
    <w:p w:rsidR="00612E05" w:rsidRPr="00612E05" w:rsidRDefault="00612E05" w:rsidP="00612E05">
      <w:pPr>
        <w:widowControl/>
        <w:shd w:val="clear" w:color="auto" w:fill="FFFFFF"/>
        <w:spacing w:line="243" w:lineRule="atLeast"/>
        <w:jc w:val="left"/>
        <w:rPr>
          <w:ins w:id="244" w:author="Unknown"/>
          <w:rFonts w:ascii="微软雅黑" w:eastAsia="微软雅黑" w:hAnsi="微软雅黑" w:cs="Arial" w:hint="eastAsia"/>
          <w:color w:val="4D4D4D"/>
          <w:kern w:val="0"/>
          <w:sz w:val="15"/>
          <w:szCs w:val="15"/>
        </w:rPr>
      </w:pPr>
      <w:ins w:id="245" w:author="Unknown">
        <w:r w:rsidRPr="00612E05">
          <w:rPr>
            <w:rFonts w:ascii="微软雅黑" w:eastAsia="微软雅黑" w:hAnsi="微软雅黑" w:cs="Arial" w:hint="eastAsia"/>
            <w:color w:val="4D4D4D"/>
            <w:kern w:val="0"/>
            <w:sz w:val="15"/>
            <w:szCs w:val="15"/>
          </w:rPr>
          <w:t>孩子在家里，你能用意念让他直接飞到托儿所吗，显然不可能，那你总得把他送过去，或者用校车之类的吧。</w:t>
        </w:r>
        <w:r w:rsidRPr="00612E05">
          <w:rPr>
            <w:rFonts w:ascii="微软雅黑" w:eastAsia="微软雅黑" w:hAnsi="微软雅黑" w:cs="Arial" w:hint="eastAsia"/>
            <w:color w:val="4D4D4D"/>
            <w:kern w:val="0"/>
            <w:sz w:val="15"/>
            <w:szCs w:val="15"/>
          </w:rPr>
          <w:br/>
          <w:t>那现在就得想办法建立远程仓库和本地仓库的连接。</w:t>
        </w:r>
        <w:r w:rsidRPr="00612E05">
          <w:rPr>
            <w:rFonts w:ascii="微软雅黑" w:eastAsia="微软雅黑" w:hAnsi="微软雅黑" w:cs="Arial" w:hint="eastAsia"/>
            <w:color w:val="4D4D4D"/>
            <w:kern w:val="0"/>
            <w:sz w:val="15"/>
            <w:szCs w:val="15"/>
          </w:rPr>
          <w:br/>
        </w:r>
        <w:r w:rsidRPr="00612E05">
          <w:rPr>
            <w:rFonts w:ascii="微软雅黑" w:eastAsia="微软雅黑" w:hAnsi="微软雅黑" w:cs="Arial" w:hint="eastAsia"/>
            <w:b/>
            <w:bCs/>
            <w:color w:val="4D4D4D"/>
            <w:kern w:val="0"/>
            <w:sz w:val="15"/>
          </w:rPr>
          <w:t>4.3.1</w:t>
        </w:r>
        <w:r w:rsidRPr="00612E05">
          <w:rPr>
            <w:rFonts w:ascii="微软雅黑" w:eastAsia="微软雅黑" w:hAnsi="微软雅黑" w:cs="Arial" w:hint="eastAsia"/>
            <w:color w:val="4D4D4D"/>
            <w:kern w:val="0"/>
            <w:sz w:val="15"/>
          </w:rPr>
          <w:t> </w:t>
        </w:r>
        <w:r w:rsidRPr="00612E05">
          <w:rPr>
            <w:rFonts w:ascii="微软雅黑" w:eastAsia="微软雅黑" w:hAnsi="微软雅黑" w:cs="Arial" w:hint="eastAsia"/>
            <w:color w:val="4D4D4D"/>
            <w:kern w:val="0"/>
            <w:sz w:val="15"/>
            <w:szCs w:val="15"/>
          </w:rPr>
          <w:t>配置SSH，给孩子联系好校车。</w:t>
        </w:r>
        <w:r w:rsidRPr="00612E05">
          <w:rPr>
            <w:rFonts w:ascii="微软雅黑" w:eastAsia="微软雅黑" w:hAnsi="微软雅黑" w:cs="Arial" w:hint="eastAsia"/>
            <w:color w:val="4D4D4D"/>
            <w:kern w:val="0"/>
            <w:sz w:val="15"/>
            <w:szCs w:val="15"/>
          </w:rPr>
          <w:br/>
        </w:r>
        <w:r w:rsidRPr="00612E05">
          <w:rPr>
            <w:rFonts w:ascii="微软雅黑" w:eastAsia="微软雅黑" w:hAnsi="微软雅黑" w:cs="Arial"/>
            <w:color w:val="4D4D4D"/>
            <w:kern w:val="0"/>
            <w:sz w:val="15"/>
            <w:szCs w:val="15"/>
          </w:rPr>
          <w:fldChar w:fldCharType="begin"/>
        </w:r>
        <w:r w:rsidRPr="00612E05">
          <w:rPr>
            <w:rFonts w:ascii="微软雅黑" w:eastAsia="微软雅黑" w:hAnsi="微软雅黑" w:cs="Arial"/>
            <w:color w:val="4D4D4D"/>
            <w:kern w:val="0"/>
            <w:sz w:val="15"/>
            <w:szCs w:val="15"/>
          </w:rPr>
          <w:instrText xml:space="preserve"> HYPERLINK "http://blog.csdn.net/qq_36667170/article/details/79094257" </w:instrText>
        </w:r>
        <w:r w:rsidRPr="00612E05">
          <w:rPr>
            <w:rFonts w:ascii="微软雅黑" w:eastAsia="微软雅黑" w:hAnsi="微软雅黑" w:cs="Arial"/>
            <w:color w:val="4D4D4D"/>
            <w:kern w:val="0"/>
            <w:sz w:val="15"/>
            <w:szCs w:val="15"/>
          </w:rPr>
          <w:fldChar w:fldCharType="separate"/>
        </w:r>
        <w:r w:rsidRPr="00612E05">
          <w:rPr>
            <w:rFonts w:ascii="微软雅黑" w:eastAsia="微软雅黑" w:hAnsi="微软雅黑" w:cs="Arial" w:hint="eastAsia"/>
            <w:color w:val="6795B5"/>
            <w:kern w:val="0"/>
            <w:sz w:val="15"/>
            <w:u w:val="single"/>
          </w:rPr>
          <w:t>ヽ(･ω･｡)ﾉ点击进入《SSH Key配置教程》</w:t>
        </w:r>
        <w:r w:rsidRPr="00612E05">
          <w:rPr>
            <w:rFonts w:ascii="微软雅黑" w:eastAsia="微软雅黑" w:hAnsi="微软雅黑" w:cs="Arial"/>
            <w:color w:val="4D4D4D"/>
            <w:kern w:val="0"/>
            <w:sz w:val="15"/>
            <w:szCs w:val="15"/>
          </w:rPr>
          <w:fldChar w:fldCharType="end"/>
        </w:r>
        <w:r w:rsidRPr="00612E05">
          <w:rPr>
            <w:rFonts w:ascii="微软雅黑" w:eastAsia="微软雅黑" w:hAnsi="微软雅黑" w:cs="Arial" w:hint="eastAsia"/>
            <w:color w:val="4D4D4D"/>
            <w:kern w:val="0"/>
            <w:sz w:val="15"/>
            <w:szCs w:val="15"/>
          </w:rPr>
          <w:br/>
        </w:r>
        <w:r w:rsidRPr="00612E05">
          <w:rPr>
            <w:rFonts w:ascii="微软雅黑" w:eastAsia="微软雅黑" w:hAnsi="微软雅黑" w:cs="Arial" w:hint="eastAsia"/>
            <w:b/>
            <w:bCs/>
            <w:color w:val="4D4D4D"/>
            <w:kern w:val="0"/>
            <w:sz w:val="15"/>
          </w:rPr>
          <w:t>4.3.2</w:t>
        </w:r>
        <w:r w:rsidRPr="00612E05">
          <w:rPr>
            <w:rFonts w:ascii="微软雅黑" w:eastAsia="微软雅黑" w:hAnsi="微软雅黑" w:cs="Arial" w:hint="eastAsia"/>
            <w:color w:val="4D4D4D"/>
            <w:kern w:val="0"/>
            <w:sz w:val="15"/>
          </w:rPr>
          <w:t> </w:t>
        </w:r>
        <w:r w:rsidRPr="00612E05">
          <w:rPr>
            <w:rFonts w:ascii="微软雅黑" w:eastAsia="微软雅黑" w:hAnsi="微软雅黑" w:cs="Arial" w:hint="eastAsia"/>
            <w:color w:val="4D4D4D"/>
            <w:kern w:val="0"/>
            <w:sz w:val="15"/>
            <w:szCs w:val="15"/>
          </w:rPr>
          <w:t>配置完SSH，你就可以使用SSH连接了。</w:t>
        </w:r>
        <w:r w:rsidRPr="00612E05">
          <w:rPr>
            <w:rFonts w:ascii="微软雅黑" w:eastAsia="微软雅黑" w:hAnsi="微软雅黑" w:cs="Arial" w:hint="eastAsia"/>
            <w:color w:val="4D4D4D"/>
            <w:kern w:val="0"/>
            <w:sz w:val="15"/>
            <w:szCs w:val="15"/>
          </w:rPr>
          <w:br/>
          <w:t>注意，你是仓库的主人你才能使用SSH连接，如果你不是仓库主人，只是某个项目的成员，那你只能使用HTTPS连接。</w:t>
        </w:r>
        <w:r w:rsidRPr="00612E05">
          <w:rPr>
            <w:rFonts w:ascii="微软雅黑" w:eastAsia="微软雅黑" w:hAnsi="微软雅黑" w:cs="Arial" w:hint="eastAsia"/>
            <w:color w:val="4D4D4D"/>
            <w:kern w:val="0"/>
            <w:sz w:val="15"/>
            <w:szCs w:val="15"/>
          </w:rPr>
          <w:br/>
          <w:t>不管使用哪一种连接方式，都是一样操作，现在我就用SSH链接了。复制红框框里的代码。</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6448425" cy="2078355"/>
            <wp:effectExtent l="19050" t="0" r="9525" b="0"/>
            <wp:docPr id="54" name="图片 5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在这里插入图片描述"/>
                    <pic:cNvPicPr>
                      <a:picLocks noChangeAspect="1" noChangeArrowheads="1"/>
                    </pic:cNvPicPr>
                  </pic:nvPicPr>
                  <pic:blipFill>
                    <a:blip r:embed="rId87"/>
                    <a:srcRect/>
                    <a:stretch>
                      <a:fillRect/>
                    </a:stretch>
                  </pic:blipFill>
                  <pic:spPr bwMode="auto">
                    <a:xfrm>
                      <a:off x="0" y="0"/>
                      <a:ext cx="6448425" cy="2078355"/>
                    </a:xfrm>
                    <a:prstGeom prst="rect">
                      <a:avLst/>
                    </a:prstGeom>
                    <a:noFill/>
                    <a:ln w="9525">
                      <a:noFill/>
                      <a:miter lim="800000"/>
                      <a:headEnd/>
                      <a:tailEnd/>
                    </a:ln>
                  </pic:spPr>
                </pic:pic>
              </a:graphicData>
            </a:graphic>
          </wp:inline>
        </w:drawing>
      </w:r>
      <w:ins w:id="246" w:author="Unknown">
        <w:r w:rsidRPr="00612E05">
          <w:rPr>
            <w:rFonts w:ascii="微软雅黑" w:eastAsia="微软雅黑" w:hAnsi="微软雅黑" w:cs="Arial" w:hint="eastAsia"/>
            <w:color w:val="4D4D4D"/>
            <w:kern w:val="0"/>
            <w:sz w:val="15"/>
            <w:szCs w:val="15"/>
          </w:rPr>
          <w:br/>
        </w:r>
        <w:r w:rsidRPr="00612E05">
          <w:rPr>
            <w:rFonts w:ascii="微软雅黑" w:eastAsia="微软雅黑" w:hAnsi="微软雅黑" w:cs="Arial" w:hint="eastAsia"/>
            <w:b/>
            <w:bCs/>
            <w:color w:val="4D4D4D"/>
            <w:kern w:val="0"/>
            <w:sz w:val="15"/>
          </w:rPr>
          <w:t>4.3.3</w:t>
        </w:r>
        <w:r w:rsidRPr="00612E05">
          <w:rPr>
            <w:rFonts w:ascii="微软雅黑" w:eastAsia="微软雅黑" w:hAnsi="微软雅黑" w:cs="Arial" w:hint="eastAsia"/>
            <w:color w:val="4D4D4D"/>
            <w:kern w:val="0"/>
            <w:sz w:val="15"/>
          </w:rPr>
          <w:t> </w:t>
        </w:r>
        <w:r w:rsidRPr="00612E05">
          <w:rPr>
            <w:rFonts w:ascii="微软雅黑" w:eastAsia="微软雅黑" w:hAnsi="微软雅黑" w:cs="Arial" w:hint="eastAsia"/>
            <w:color w:val="4D4D4D"/>
            <w:kern w:val="0"/>
            <w:sz w:val="15"/>
            <w:szCs w:val="15"/>
          </w:rPr>
          <w:t>在你的本地仓库打开</w:t>
        </w:r>
        <w:proofErr w:type="spellStart"/>
        <w:r w:rsidRPr="00612E05">
          <w:rPr>
            <w:rFonts w:ascii="微软雅黑" w:eastAsia="微软雅黑" w:hAnsi="微软雅黑" w:cs="Arial" w:hint="eastAsia"/>
            <w:color w:val="4D4D4D"/>
            <w:kern w:val="0"/>
            <w:sz w:val="15"/>
            <w:szCs w:val="15"/>
          </w:rPr>
          <w:t>gitbash</w:t>
        </w:r>
        <w:proofErr w:type="spellEnd"/>
        <w:r w:rsidRPr="00612E05">
          <w:rPr>
            <w:rFonts w:ascii="微软雅黑" w:eastAsia="微软雅黑" w:hAnsi="微软雅黑" w:cs="Arial" w:hint="eastAsia"/>
            <w:color w:val="4D4D4D"/>
            <w:kern w:val="0"/>
            <w:sz w:val="15"/>
            <w:szCs w:val="15"/>
          </w:rPr>
          <w:t>。</w:t>
        </w:r>
        <w:r w:rsidRPr="00612E05">
          <w:rPr>
            <w:rFonts w:ascii="微软雅黑" w:eastAsia="微软雅黑" w:hAnsi="微软雅黑" w:cs="Arial" w:hint="eastAsia"/>
            <w:color w:val="4D4D4D"/>
            <w:kern w:val="0"/>
            <w:sz w:val="15"/>
            <w:szCs w:val="15"/>
          </w:rPr>
          <w:br/>
        </w:r>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remote add + </w:t>
        </w:r>
        <w:r w:rsidRPr="00612E05">
          <w:rPr>
            <w:rFonts w:ascii="Consolas" w:eastAsia="宋体" w:hAnsi="Consolas" w:cs="Consolas"/>
            <w:color w:val="C7254E"/>
            <w:kern w:val="0"/>
            <w:sz w:val="13"/>
          </w:rPr>
          <w:t>名字</w:t>
        </w:r>
        <w:r w:rsidRPr="00612E05">
          <w:rPr>
            <w:rFonts w:ascii="Consolas" w:eastAsia="宋体" w:hAnsi="Consolas" w:cs="Consolas"/>
            <w:color w:val="C7254E"/>
            <w:kern w:val="0"/>
            <w:sz w:val="13"/>
          </w:rPr>
          <w:t xml:space="preserve"> + </w:t>
        </w:r>
        <w:r w:rsidRPr="00612E05">
          <w:rPr>
            <w:rFonts w:ascii="Consolas" w:eastAsia="宋体" w:hAnsi="Consolas" w:cs="Consolas"/>
            <w:color w:val="C7254E"/>
            <w:kern w:val="0"/>
            <w:sz w:val="13"/>
          </w:rPr>
          <w:t>连接地址</w:t>
        </w:r>
        <w:r w:rsidRPr="00612E05">
          <w:rPr>
            <w:rFonts w:ascii="微软雅黑" w:eastAsia="微软雅黑" w:hAnsi="微软雅黑" w:cs="Arial" w:hint="eastAsia"/>
            <w:color w:val="4D4D4D"/>
            <w:kern w:val="0"/>
            <w:sz w:val="15"/>
            <w:szCs w:val="15"/>
          </w:rPr>
          <w:br/>
          <w:t>连接地址就是你刚才复制的那块。</w:t>
        </w:r>
        <w:r w:rsidRPr="00612E05">
          <w:rPr>
            <w:rFonts w:ascii="微软雅黑" w:eastAsia="微软雅黑" w:hAnsi="微软雅黑" w:cs="Arial" w:hint="eastAsia"/>
            <w:color w:val="4D4D4D"/>
            <w:kern w:val="0"/>
            <w:sz w:val="15"/>
            <w:szCs w:val="15"/>
          </w:rPr>
          <w:br/>
          <w:t>我下边写的就是添加一个叫origin的远程仓库。</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4049395" cy="836930"/>
            <wp:effectExtent l="19050" t="0" r="8255" b="0"/>
            <wp:docPr id="55" name="图片 5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在这里插入图片描述"/>
                    <pic:cNvPicPr>
                      <a:picLocks noChangeAspect="1" noChangeArrowheads="1"/>
                    </pic:cNvPicPr>
                  </pic:nvPicPr>
                  <pic:blipFill>
                    <a:blip r:embed="rId88"/>
                    <a:srcRect/>
                    <a:stretch>
                      <a:fillRect/>
                    </a:stretch>
                  </pic:blipFill>
                  <pic:spPr bwMode="auto">
                    <a:xfrm>
                      <a:off x="0" y="0"/>
                      <a:ext cx="4049395" cy="836930"/>
                    </a:xfrm>
                    <a:prstGeom prst="rect">
                      <a:avLst/>
                    </a:prstGeom>
                    <a:noFill/>
                    <a:ln w="9525">
                      <a:noFill/>
                      <a:miter lim="800000"/>
                      <a:headEnd/>
                      <a:tailEnd/>
                    </a:ln>
                  </pic:spPr>
                </pic:pic>
              </a:graphicData>
            </a:graphic>
          </wp:inline>
        </w:drawing>
      </w:r>
    </w:p>
    <w:p w:rsidR="00612E05" w:rsidRPr="00612E05" w:rsidRDefault="00612E05" w:rsidP="00612E05">
      <w:pPr>
        <w:widowControl/>
        <w:numPr>
          <w:ilvl w:val="0"/>
          <w:numId w:val="13"/>
        </w:numPr>
        <w:shd w:val="clear" w:color="auto" w:fill="FFFFFF"/>
        <w:spacing w:line="213" w:lineRule="atLeast"/>
        <w:ind w:left="374"/>
        <w:jc w:val="left"/>
        <w:rPr>
          <w:ins w:id="247" w:author="Unknown"/>
          <w:rFonts w:ascii="微软雅黑" w:eastAsia="微软雅黑" w:hAnsi="微软雅黑" w:cs="Arial" w:hint="eastAsia"/>
          <w:kern w:val="0"/>
          <w:sz w:val="15"/>
          <w:szCs w:val="15"/>
        </w:rPr>
      </w:pPr>
      <w:ins w:id="248" w:author="Unknown">
        <w:r w:rsidRPr="00612E05">
          <w:rPr>
            <w:rFonts w:ascii="微软雅黑" w:eastAsia="微软雅黑" w:hAnsi="微软雅黑" w:cs="Arial" w:hint="eastAsia"/>
            <w:kern w:val="0"/>
            <w:sz w:val="15"/>
            <w:szCs w:val="15"/>
          </w:rPr>
          <w:t>名字origin：你在往远程仓库推送的时候，你会说我要推给谁，总得给它起个名字。（你把孩子送去托儿所，你总得告诉司机是哪个托儿所吧）并且你以后可能会一个</w:t>
        </w:r>
        <w:r w:rsidRPr="00612E05">
          <w:rPr>
            <w:rFonts w:ascii="微软雅黑" w:eastAsia="微软雅黑" w:hAnsi="微软雅黑" w:cs="Arial" w:hint="eastAsia"/>
            <w:b/>
            <w:bCs/>
            <w:kern w:val="0"/>
            <w:sz w:val="15"/>
          </w:rPr>
          <w:t>本地仓库连接多个远程仓库</w:t>
        </w:r>
        <w:r w:rsidRPr="00612E05">
          <w:rPr>
            <w:rFonts w:ascii="微软雅黑" w:eastAsia="微软雅黑" w:hAnsi="微软雅黑" w:cs="Arial" w:hint="eastAsia"/>
            <w:kern w:val="0"/>
            <w:sz w:val="15"/>
            <w:szCs w:val="15"/>
          </w:rPr>
          <w:t>（这是后话），所以必须起名字加以区分。</w:t>
        </w:r>
      </w:ins>
    </w:p>
    <w:p w:rsidR="00612E05" w:rsidRPr="00612E05" w:rsidRDefault="00612E05" w:rsidP="00612E05">
      <w:pPr>
        <w:widowControl/>
        <w:numPr>
          <w:ilvl w:val="0"/>
          <w:numId w:val="13"/>
        </w:numPr>
        <w:shd w:val="clear" w:color="auto" w:fill="FFFFFF"/>
        <w:spacing w:line="213" w:lineRule="atLeast"/>
        <w:ind w:left="374"/>
        <w:jc w:val="left"/>
        <w:rPr>
          <w:ins w:id="249" w:author="Unknown"/>
          <w:rFonts w:ascii="微软雅黑" w:eastAsia="微软雅黑" w:hAnsi="微软雅黑" w:cs="Arial" w:hint="eastAsia"/>
          <w:kern w:val="0"/>
          <w:sz w:val="15"/>
          <w:szCs w:val="15"/>
        </w:rPr>
      </w:pPr>
      <w:ins w:id="250" w:author="Unknown">
        <w:r w:rsidRPr="00612E05">
          <w:rPr>
            <w:rFonts w:ascii="微软雅黑" w:eastAsia="微软雅黑" w:hAnsi="微软雅黑" w:cs="Arial" w:hint="eastAsia"/>
            <w:kern w:val="0"/>
            <w:sz w:val="15"/>
            <w:szCs w:val="15"/>
          </w:rPr>
          <w:t>补充一下：你的本地仓库可以链接多个原厂仓库，</w:t>
        </w:r>
        <w:proofErr w:type="spellStart"/>
        <w:r w:rsidRPr="00612E05">
          <w:rPr>
            <w:rFonts w:ascii="微软雅黑" w:eastAsia="微软雅黑" w:hAnsi="微软雅黑" w:cs="Arial" w:hint="eastAsia"/>
            <w:kern w:val="0"/>
            <w:sz w:val="15"/>
            <w:szCs w:val="15"/>
          </w:rPr>
          <w:t>github</w:t>
        </w:r>
        <w:proofErr w:type="spellEnd"/>
        <w:r w:rsidRPr="00612E05">
          <w:rPr>
            <w:rFonts w:ascii="微软雅黑" w:eastAsia="微软雅黑" w:hAnsi="微软雅黑" w:cs="Arial" w:hint="eastAsia"/>
            <w:kern w:val="0"/>
            <w:sz w:val="15"/>
            <w:szCs w:val="15"/>
          </w:rPr>
          <w:t>毕竟是国外的，有时候访问起来会很慢，因此你可以连接到国内的仓库上，比如</w:t>
        </w:r>
        <w:proofErr w:type="spellStart"/>
        <w:r w:rsidRPr="00612E05">
          <w:rPr>
            <w:rFonts w:ascii="微软雅黑" w:eastAsia="微软雅黑" w:hAnsi="微软雅黑" w:cs="Arial" w:hint="eastAsia"/>
            <w:kern w:val="0"/>
            <w:sz w:val="15"/>
            <w:szCs w:val="15"/>
          </w:rPr>
          <w:t>gitee</w:t>
        </w:r>
        <w:proofErr w:type="spellEnd"/>
        <w:r w:rsidRPr="00612E05">
          <w:rPr>
            <w:rFonts w:ascii="微软雅黑" w:eastAsia="微软雅黑" w:hAnsi="微软雅黑" w:cs="Arial" w:hint="eastAsia"/>
            <w:kern w:val="0"/>
            <w:sz w:val="15"/>
            <w:szCs w:val="15"/>
          </w:rPr>
          <w:t>之类的。详细可以等你学会了这个文章之后，戳一下看这一篇→</w:t>
        </w:r>
        <w:r w:rsidRPr="00612E05">
          <w:rPr>
            <w:rFonts w:ascii="微软雅黑" w:eastAsia="微软雅黑" w:hAnsi="微软雅黑" w:cs="Arial"/>
            <w:kern w:val="0"/>
            <w:sz w:val="15"/>
            <w:szCs w:val="15"/>
          </w:rPr>
          <w:fldChar w:fldCharType="begin"/>
        </w:r>
        <w:r w:rsidRPr="00612E05">
          <w:rPr>
            <w:rFonts w:ascii="微软雅黑" w:eastAsia="微软雅黑" w:hAnsi="微软雅黑" w:cs="Arial"/>
            <w:kern w:val="0"/>
            <w:sz w:val="15"/>
            <w:szCs w:val="15"/>
          </w:rPr>
          <w:instrText xml:space="preserve"> HYPERLINK "https://blog.csdn.net/qq_36667170/article/details/79336760" </w:instrText>
        </w:r>
        <w:r w:rsidRPr="00612E05">
          <w:rPr>
            <w:rFonts w:ascii="微软雅黑" w:eastAsia="微软雅黑" w:hAnsi="微软雅黑" w:cs="Arial"/>
            <w:kern w:val="0"/>
            <w:sz w:val="15"/>
            <w:szCs w:val="15"/>
          </w:rPr>
          <w:fldChar w:fldCharType="separate"/>
        </w:r>
        <w:r w:rsidRPr="00612E05">
          <w:rPr>
            <w:rFonts w:ascii="微软雅黑" w:eastAsia="微软雅黑" w:hAnsi="微软雅黑" w:cs="Arial" w:hint="eastAsia"/>
            <w:color w:val="6795B5"/>
            <w:kern w:val="0"/>
            <w:sz w:val="15"/>
            <w:u w:val="single"/>
          </w:rPr>
          <w:t>git bash 连接多个远程仓库</w:t>
        </w:r>
        <w:r w:rsidRPr="00612E05">
          <w:rPr>
            <w:rFonts w:ascii="微软雅黑" w:eastAsia="微软雅黑" w:hAnsi="微软雅黑" w:cs="Arial"/>
            <w:kern w:val="0"/>
            <w:sz w:val="15"/>
            <w:szCs w:val="15"/>
          </w:rPr>
          <w:fldChar w:fldCharType="end"/>
        </w:r>
      </w:ins>
    </w:p>
    <w:p w:rsidR="00612E05" w:rsidRPr="00612E05" w:rsidRDefault="00612E05" w:rsidP="00612E05">
      <w:pPr>
        <w:widowControl/>
        <w:shd w:val="clear" w:color="auto" w:fill="FFFFFF"/>
        <w:spacing w:line="243" w:lineRule="atLeast"/>
        <w:jc w:val="left"/>
        <w:rPr>
          <w:ins w:id="251" w:author="Unknown"/>
          <w:rFonts w:ascii="微软雅黑" w:eastAsia="微软雅黑" w:hAnsi="微软雅黑" w:cs="Arial" w:hint="eastAsia"/>
          <w:color w:val="4D4D4D"/>
          <w:kern w:val="0"/>
          <w:sz w:val="15"/>
          <w:szCs w:val="15"/>
        </w:rPr>
      </w:pPr>
      <w:ins w:id="252" w:author="Unknown">
        <w:r w:rsidRPr="00612E05">
          <w:rPr>
            <w:rFonts w:ascii="微软雅黑" w:eastAsia="微软雅黑" w:hAnsi="微软雅黑" w:cs="Arial" w:hint="eastAsia"/>
            <w:b/>
            <w:bCs/>
            <w:color w:val="4D4D4D"/>
            <w:kern w:val="0"/>
            <w:sz w:val="15"/>
          </w:rPr>
          <w:t>4.3.4</w:t>
        </w:r>
        <w:r w:rsidRPr="00612E05">
          <w:rPr>
            <w:rFonts w:ascii="微软雅黑" w:eastAsia="微软雅黑" w:hAnsi="微软雅黑" w:cs="Arial" w:hint="eastAsia"/>
            <w:color w:val="4D4D4D"/>
            <w:kern w:val="0"/>
            <w:sz w:val="15"/>
          </w:rPr>
          <w:t> </w:t>
        </w:r>
        <w:r w:rsidRPr="00612E05">
          <w:rPr>
            <w:rFonts w:ascii="微软雅黑" w:eastAsia="微软雅黑" w:hAnsi="微软雅黑" w:cs="Arial" w:hint="eastAsia"/>
            <w:color w:val="4D4D4D"/>
            <w:kern w:val="0"/>
            <w:sz w:val="15"/>
            <w:szCs w:val="15"/>
          </w:rPr>
          <w:t>添加之后没有任何提示，如果你想确定是否成功了，你可以再输一遍，这时候他会提示你刚才已经设置过了。</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4239260" cy="540385"/>
            <wp:effectExtent l="19050" t="0" r="8890" b="0"/>
            <wp:docPr id="56" name="图片 5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在这里插入图片描述"/>
                    <pic:cNvPicPr>
                      <a:picLocks noChangeAspect="1" noChangeArrowheads="1"/>
                    </pic:cNvPicPr>
                  </pic:nvPicPr>
                  <pic:blipFill>
                    <a:blip r:embed="rId89"/>
                    <a:srcRect/>
                    <a:stretch>
                      <a:fillRect/>
                    </a:stretch>
                  </pic:blipFill>
                  <pic:spPr bwMode="auto">
                    <a:xfrm>
                      <a:off x="0" y="0"/>
                      <a:ext cx="4239260" cy="540385"/>
                    </a:xfrm>
                    <a:prstGeom prst="rect">
                      <a:avLst/>
                    </a:prstGeom>
                    <a:noFill/>
                    <a:ln w="9525">
                      <a:noFill/>
                      <a:miter lim="800000"/>
                      <a:headEnd/>
                      <a:tailEnd/>
                    </a:ln>
                  </pic:spPr>
                </pic:pic>
              </a:graphicData>
            </a:graphic>
          </wp:inline>
        </w:drawing>
      </w:r>
      <w:ins w:id="253" w:author="Unknown">
        <w:r w:rsidRPr="00612E05">
          <w:rPr>
            <w:rFonts w:ascii="微软雅黑" w:eastAsia="微软雅黑" w:hAnsi="微软雅黑" w:cs="Arial" w:hint="eastAsia"/>
            <w:color w:val="4D4D4D"/>
            <w:kern w:val="0"/>
            <w:sz w:val="15"/>
            <w:szCs w:val="15"/>
          </w:rPr>
          <w:br/>
          <w:t>上边的方法能用但是比较笨(…•˘_˘•…)，所以你得学个高端一点的。</w:t>
        </w:r>
        <w:r w:rsidRPr="00612E05">
          <w:rPr>
            <w:rFonts w:ascii="微软雅黑" w:eastAsia="微软雅黑" w:hAnsi="微软雅黑" w:cs="Arial" w:hint="eastAsia"/>
            <w:color w:val="4D4D4D"/>
            <w:kern w:val="0"/>
            <w:sz w:val="15"/>
            <w:szCs w:val="15"/>
          </w:rPr>
          <w:br/>
        </w:r>
        <w:r w:rsidRPr="00612E05">
          <w:rPr>
            <w:rFonts w:ascii="Consolas" w:eastAsia="宋体" w:hAnsi="Consolas" w:cs="Consolas"/>
            <w:color w:val="C7254E"/>
            <w:kern w:val="0"/>
            <w:sz w:val="13"/>
          </w:rPr>
          <w:lastRenderedPageBreak/>
          <w:t xml:space="preserve">$ </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remote -v</w:t>
        </w:r>
        <w:r w:rsidRPr="00612E05">
          <w:rPr>
            <w:rFonts w:ascii="微软雅黑" w:eastAsia="微软雅黑" w:hAnsi="微软雅黑" w:cs="Arial" w:hint="eastAsia"/>
            <w:color w:val="4D4D4D"/>
            <w:kern w:val="0"/>
            <w:sz w:val="15"/>
            <w:szCs w:val="15"/>
          </w:rPr>
          <w:br/>
          <w:t>测试一下，看到没。显示我已经添加了叫origin的仓库。一个push一个fetch，就是一个把代码推到远程仓库，一个把代码从远程仓库取回来。这两个一定是成对存在的。</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3924935" cy="641350"/>
            <wp:effectExtent l="19050" t="0" r="0" b="0"/>
            <wp:docPr id="57" name="图片 5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在这里插入图片描述"/>
                    <pic:cNvPicPr>
                      <a:picLocks noChangeAspect="1" noChangeArrowheads="1"/>
                    </pic:cNvPicPr>
                  </pic:nvPicPr>
                  <pic:blipFill>
                    <a:blip r:embed="rId90"/>
                    <a:srcRect/>
                    <a:stretch>
                      <a:fillRect/>
                    </a:stretch>
                  </pic:blipFill>
                  <pic:spPr bwMode="auto">
                    <a:xfrm>
                      <a:off x="0" y="0"/>
                      <a:ext cx="3924935" cy="641350"/>
                    </a:xfrm>
                    <a:prstGeom prst="rect">
                      <a:avLst/>
                    </a:prstGeom>
                    <a:noFill/>
                    <a:ln w="9525">
                      <a:noFill/>
                      <a:miter lim="800000"/>
                      <a:headEnd/>
                      <a:tailEnd/>
                    </a:ln>
                  </pic:spPr>
                </pic:pic>
              </a:graphicData>
            </a:graphic>
          </wp:inline>
        </w:drawing>
      </w:r>
      <w:ins w:id="254" w:author="Unknown">
        <w:r w:rsidRPr="00612E05">
          <w:rPr>
            <w:rFonts w:ascii="微软雅黑" w:eastAsia="微软雅黑" w:hAnsi="微软雅黑" w:cs="Arial" w:hint="eastAsia"/>
            <w:color w:val="4D4D4D"/>
            <w:kern w:val="0"/>
            <w:sz w:val="15"/>
            <w:szCs w:val="15"/>
          </w:rPr>
          <w:br/>
        </w:r>
        <w:r w:rsidRPr="00612E05">
          <w:rPr>
            <w:rFonts w:ascii="微软雅黑" w:eastAsia="微软雅黑" w:hAnsi="微软雅黑" w:cs="Arial" w:hint="eastAsia"/>
            <w:b/>
            <w:bCs/>
            <w:color w:val="4D4D4D"/>
            <w:kern w:val="0"/>
            <w:sz w:val="15"/>
          </w:rPr>
          <w:t>补充一点</w:t>
        </w:r>
        <w:r w:rsidRPr="00612E05">
          <w:rPr>
            <w:rFonts w:ascii="微软雅黑" w:eastAsia="微软雅黑" w:hAnsi="微软雅黑" w:cs="Arial" w:hint="eastAsia"/>
            <w:color w:val="4D4D4D"/>
            <w:kern w:val="0"/>
            <w:sz w:val="15"/>
            <w:szCs w:val="15"/>
          </w:rPr>
          <w:t>：如果你以后不想连接这个远程仓库了，只需要输入</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remote remove + </w:t>
        </w:r>
        <w:r w:rsidRPr="00612E05">
          <w:rPr>
            <w:rFonts w:ascii="Consolas" w:eastAsia="宋体" w:hAnsi="Consolas" w:cs="Consolas"/>
            <w:color w:val="C7254E"/>
            <w:kern w:val="0"/>
            <w:sz w:val="13"/>
          </w:rPr>
          <w:t>名字</w:t>
        </w:r>
        <w:r w:rsidRPr="00612E05">
          <w:rPr>
            <w:rFonts w:ascii="微软雅黑" w:eastAsia="微软雅黑" w:hAnsi="微软雅黑" w:cs="Arial" w:hint="eastAsia"/>
            <w:color w:val="4D4D4D"/>
            <w:kern w:val="0"/>
            <w:sz w:val="15"/>
            <w:szCs w:val="15"/>
          </w:rPr>
          <w:t>即可。比如我刚才添加的远程仓库代称是origin，那我就要写：</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remote remove origin</w:t>
        </w:r>
      </w:ins>
    </w:p>
    <w:p w:rsidR="00612E05" w:rsidRPr="00612E05" w:rsidRDefault="00612E05" w:rsidP="00612E05">
      <w:pPr>
        <w:widowControl/>
        <w:shd w:val="clear" w:color="auto" w:fill="FFFFFF"/>
        <w:spacing w:before="75" w:after="150" w:line="262" w:lineRule="atLeast"/>
        <w:jc w:val="left"/>
        <w:outlineLvl w:val="3"/>
        <w:rPr>
          <w:ins w:id="255" w:author="Unknown"/>
          <w:rFonts w:ascii="微软雅黑" w:eastAsia="微软雅黑" w:hAnsi="微软雅黑" w:cs="Arial" w:hint="eastAsia"/>
          <w:b/>
          <w:bCs/>
          <w:color w:val="4F4F4F"/>
          <w:kern w:val="0"/>
          <w:sz w:val="19"/>
          <w:szCs w:val="19"/>
        </w:rPr>
      </w:pPr>
      <w:ins w:id="256" w:author="Unknown">
        <w:r w:rsidRPr="00612E05">
          <w:rPr>
            <w:rFonts w:ascii="微软雅黑" w:eastAsia="微软雅黑" w:hAnsi="微软雅黑" w:cs="Arial" w:hint="eastAsia"/>
            <w:b/>
            <w:bCs/>
            <w:color w:val="4F4F4F"/>
            <w:kern w:val="0"/>
            <w:sz w:val="19"/>
            <w:szCs w:val="19"/>
          </w:rPr>
          <w:t>4.4 文件上传</w:t>
        </w:r>
      </w:ins>
    </w:p>
    <w:p w:rsidR="00612E05" w:rsidRPr="00612E05" w:rsidRDefault="00612E05" w:rsidP="00612E05">
      <w:pPr>
        <w:widowControl/>
        <w:shd w:val="clear" w:color="auto" w:fill="FFFFFF"/>
        <w:spacing w:line="243" w:lineRule="atLeast"/>
        <w:jc w:val="left"/>
        <w:rPr>
          <w:ins w:id="257" w:author="Unknown"/>
          <w:rFonts w:ascii="微软雅黑" w:eastAsia="微软雅黑" w:hAnsi="微软雅黑" w:cs="Arial" w:hint="eastAsia"/>
          <w:color w:val="4D4D4D"/>
          <w:kern w:val="0"/>
          <w:sz w:val="15"/>
          <w:szCs w:val="15"/>
        </w:rPr>
      </w:pPr>
      <w:ins w:id="258" w:author="Unknown">
        <w:r w:rsidRPr="00612E05">
          <w:rPr>
            <w:rFonts w:ascii="微软雅黑" w:eastAsia="微软雅黑" w:hAnsi="微软雅黑" w:cs="Arial" w:hint="eastAsia"/>
            <w:b/>
            <w:bCs/>
            <w:color w:val="4D4D4D"/>
            <w:kern w:val="0"/>
            <w:sz w:val="15"/>
          </w:rPr>
          <w:t xml:space="preserve">4.4.1 </w:t>
        </w:r>
        <w:proofErr w:type="spellStart"/>
        <w:r w:rsidRPr="00612E05">
          <w:rPr>
            <w:rFonts w:ascii="微软雅黑" w:eastAsia="微软雅黑" w:hAnsi="微软雅黑" w:cs="Arial" w:hint="eastAsia"/>
            <w:b/>
            <w:bCs/>
            <w:color w:val="4D4D4D"/>
            <w:kern w:val="0"/>
            <w:sz w:val="15"/>
          </w:rPr>
          <w:t>git</w:t>
        </w:r>
        <w:proofErr w:type="spellEnd"/>
        <w:r w:rsidRPr="00612E05">
          <w:rPr>
            <w:rFonts w:ascii="微软雅黑" w:eastAsia="微软雅黑" w:hAnsi="微软雅黑" w:cs="Arial" w:hint="eastAsia"/>
            <w:b/>
            <w:bCs/>
            <w:color w:val="4D4D4D"/>
            <w:kern w:val="0"/>
            <w:sz w:val="15"/>
          </w:rPr>
          <w:t xml:space="preserve"> add</w:t>
        </w:r>
        <w:r w:rsidRPr="00612E05">
          <w:rPr>
            <w:rFonts w:ascii="微软雅黑" w:eastAsia="微软雅黑" w:hAnsi="微软雅黑" w:cs="Arial" w:hint="eastAsia"/>
            <w:color w:val="4D4D4D"/>
            <w:kern w:val="0"/>
            <w:sz w:val="15"/>
          </w:rPr>
          <w:t> </w:t>
        </w:r>
        <w:r w:rsidRPr="00612E05">
          <w:rPr>
            <w:rFonts w:ascii="微软雅黑" w:eastAsia="微软雅黑" w:hAnsi="微软雅黑" w:cs="Arial" w:hint="eastAsia"/>
            <w:color w:val="4D4D4D"/>
            <w:kern w:val="0"/>
            <w:sz w:val="15"/>
            <w:szCs w:val="15"/>
          </w:rPr>
          <w:t>将</w:t>
        </w:r>
        <w:r w:rsidRPr="00612E05">
          <w:rPr>
            <w:rFonts w:ascii="微软雅黑" w:eastAsia="微软雅黑" w:hAnsi="微软雅黑" w:cs="Arial" w:hint="eastAsia"/>
            <w:b/>
            <w:bCs/>
            <w:color w:val="4D4D4D"/>
            <w:kern w:val="0"/>
            <w:sz w:val="15"/>
          </w:rPr>
          <w:t>修改的文件</w:t>
        </w:r>
        <w:r w:rsidRPr="00612E05">
          <w:rPr>
            <w:rFonts w:ascii="微软雅黑" w:eastAsia="微软雅黑" w:hAnsi="微软雅黑" w:cs="Arial" w:hint="eastAsia"/>
            <w:color w:val="4D4D4D"/>
            <w:kern w:val="0"/>
            <w:sz w:val="15"/>
            <w:szCs w:val="15"/>
          </w:rPr>
          <w:t>添加暂存区，也就是将要提交的文件的信息添加到索引库中。（看不懂没关系，现在来说这个不重要）。</w:t>
        </w:r>
        <w:r w:rsidRPr="00612E05">
          <w:rPr>
            <w:rFonts w:ascii="微软雅黑" w:eastAsia="微软雅黑" w:hAnsi="微软雅黑" w:cs="Arial" w:hint="eastAsia"/>
            <w:color w:val="4D4D4D"/>
            <w:kern w:val="0"/>
            <w:sz w:val="15"/>
            <w:szCs w:val="15"/>
          </w:rPr>
          <w:br/>
          <w:t>什么是修改的文件，你新建、更改、删除文件都是修改。</w:t>
        </w:r>
        <w:r w:rsidRPr="00612E05">
          <w:rPr>
            <w:rFonts w:ascii="微软雅黑" w:eastAsia="微软雅黑" w:hAnsi="微软雅黑" w:cs="Arial" w:hint="eastAsia"/>
            <w:color w:val="4D4D4D"/>
            <w:kern w:val="0"/>
            <w:sz w:val="15"/>
            <w:szCs w:val="15"/>
          </w:rPr>
          <w:br/>
        </w:r>
        <w:proofErr w:type="spellStart"/>
        <w:r w:rsidRPr="00612E05">
          <w:rPr>
            <w:rFonts w:ascii="微软雅黑" w:eastAsia="微软雅黑" w:hAnsi="微软雅黑" w:cs="Arial" w:hint="eastAsia"/>
            <w:color w:val="4D4D4D"/>
            <w:kern w:val="0"/>
            <w:sz w:val="15"/>
            <w:szCs w:val="15"/>
          </w:rPr>
          <w:t>git</w:t>
        </w:r>
        <w:proofErr w:type="spellEnd"/>
        <w:r w:rsidRPr="00612E05">
          <w:rPr>
            <w:rFonts w:ascii="微软雅黑" w:eastAsia="微软雅黑" w:hAnsi="微软雅黑" w:cs="Arial" w:hint="eastAsia"/>
            <w:color w:val="4D4D4D"/>
            <w:kern w:val="0"/>
            <w:sz w:val="15"/>
            <w:szCs w:val="15"/>
          </w:rPr>
          <w:t xml:space="preserve"> add有好多种。下边我介绍一下，</w:t>
        </w:r>
        <w:r w:rsidRPr="00612E05">
          <w:rPr>
            <w:rFonts w:ascii="微软雅黑" w:eastAsia="微软雅黑" w:hAnsi="微软雅黑" w:cs="Arial" w:hint="eastAsia"/>
            <w:b/>
            <w:bCs/>
            <w:color w:val="4D4D4D"/>
            <w:kern w:val="0"/>
            <w:sz w:val="15"/>
          </w:rPr>
          <w:t>看看就行，对现在来说记住最后一条就可以了</w:t>
        </w:r>
        <w:r w:rsidRPr="00612E05">
          <w:rPr>
            <w:rFonts w:ascii="微软雅黑" w:eastAsia="微软雅黑" w:hAnsi="微软雅黑" w:cs="Arial" w:hint="eastAsia"/>
            <w:color w:val="4D4D4D"/>
            <w:kern w:val="0"/>
            <w:sz w:val="15"/>
            <w:szCs w:val="15"/>
          </w:rPr>
          <w:t>：</w:t>
        </w:r>
      </w:ins>
    </w:p>
    <w:p w:rsidR="00612E05" w:rsidRPr="00612E05" w:rsidRDefault="00612E05" w:rsidP="00612E05">
      <w:pPr>
        <w:widowControl/>
        <w:numPr>
          <w:ilvl w:val="0"/>
          <w:numId w:val="14"/>
        </w:numPr>
        <w:shd w:val="clear" w:color="auto" w:fill="FFFFFF"/>
        <w:spacing w:line="213" w:lineRule="atLeast"/>
        <w:ind w:left="374"/>
        <w:jc w:val="left"/>
        <w:rPr>
          <w:ins w:id="259" w:author="Unknown"/>
          <w:rFonts w:ascii="微软雅黑" w:eastAsia="微软雅黑" w:hAnsi="微软雅黑" w:cs="Arial" w:hint="eastAsia"/>
          <w:kern w:val="0"/>
          <w:sz w:val="15"/>
          <w:szCs w:val="15"/>
        </w:rPr>
      </w:pPr>
      <w:ins w:id="260" w:author="Unknown">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add +</w:t>
        </w:r>
        <w:r w:rsidRPr="00612E05">
          <w:rPr>
            <w:rFonts w:ascii="Consolas" w:eastAsia="宋体" w:hAnsi="Consolas" w:cs="Consolas"/>
            <w:color w:val="C7254E"/>
            <w:kern w:val="0"/>
            <w:sz w:val="13"/>
          </w:rPr>
          <w:t>文件名</w:t>
        </w:r>
        <w:r w:rsidRPr="00612E05">
          <w:rPr>
            <w:rFonts w:ascii="Consolas" w:eastAsia="宋体" w:hAnsi="Consolas" w:cs="Consolas"/>
            <w:color w:val="C7254E"/>
            <w:kern w:val="0"/>
            <w:sz w:val="13"/>
          </w:rPr>
          <w:t>.</w:t>
        </w:r>
        <w:r w:rsidRPr="00612E05">
          <w:rPr>
            <w:rFonts w:ascii="Consolas" w:eastAsia="宋体" w:hAnsi="Consolas" w:cs="Consolas"/>
            <w:color w:val="C7254E"/>
            <w:kern w:val="0"/>
            <w:sz w:val="13"/>
          </w:rPr>
          <w:t>文件类型</w:t>
        </w:r>
        <w:r w:rsidRPr="00612E05">
          <w:rPr>
            <w:rFonts w:ascii="微软雅黑" w:eastAsia="微软雅黑" w:hAnsi="微软雅黑" w:cs="Arial" w:hint="eastAsia"/>
            <w:kern w:val="0"/>
            <w:sz w:val="15"/>
          </w:rPr>
          <w:t> </w:t>
        </w:r>
        <w:r w:rsidRPr="00612E05">
          <w:rPr>
            <w:rFonts w:ascii="微软雅黑" w:eastAsia="微软雅黑" w:hAnsi="微软雅黑" w:cs="Arial" w:hint="eastAsia"/>
            <w:kern w:val="0"/>
            <w:sz w:val="15"/>
            <w:szCs w:val="15"/>
          </w:rPr>
          <w:t>，将某个文件加到缓存区</w:t>
        </w:r>
      </w:ins>
    </w:p>
    <w:p w:rsidR="00612E05" w:rsidRPr="00612E05" w:rsidRDefault="00612E05" w:rsidP="00612E05">
      <w:pPr>
        <w:widowControl/>
        <w:numPr>
          <w:ilvl w:val="0"/>
          <w:numId w:val="14"/>
        </w:numPr>
        <w:shd w:val="clear" w:color="auto" w:fill="FFFFFF"/>
        <w:spacing w:line="213" w:lineRule="atLeast"/>
        <w:ind w:left="374"/>
        <w:jc w:val="left"/>
        <w:rPr>
          <w:ins w:id="261" w:author="Unknown"/>
          <w:rFonts w:ascii="微软雅黑" w:eastAsia="微软雅黑" w:hAnsi="微软雅黑" w:cs="Arial" w:hint="eastAsia"/>
          <w:kern w:val="0"/>
          <w:sz w:val="15"/>
          <w:szCs w:val="15"/>
        </w:rPr>
      </w:pPr>
      <w:ins w:id="262" w:author="Unknown">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add +</w:t>
        </w:r>
        <w:r w:rsidRPr="00612E05">
          <w:rPr>
            <w:rFonts w:ascii="Consolas" w:eastAsia="宋体" w:hAnsi="Consolas" w:cs="Consolas"/>
            <w:color w:val="C7254E"/>
            <w:kern w:val="0"/>
            <w:sz w:val="13"/>
          </w:rPr>
          <w:t>文件名</w:t>
        </w:r>
        <w:r w:rsidRPr="00612E05">
          <w:rPr>
            <w:rFonts w:ascii="Consolas" w:eastAsia="宋体" w:hAnsi="Consolas" w:cs="Consolas"/>
            <w:color w:val="C7254E"/>
            <w:kern w:val="0"/>
            <w:sz w:val="13"/>
          </w:rPr>
          <w:t>.</w:t>
        </w:r>
        <w:r w:rsidRPr="00612E05">
          <w:rPr>
            <w:rFonts w:ascii="Consolas" w:eastAsia="宋体" w:hAnsi="Consolas" w:cs="Consolas"/>
            <w:color w:val="C7254E"/>
            <w:kern w:val="0"/>
            <w:sz w:val="13"/>
          </w:rPr>
          <w:t>文件类型</w:t>
        </w:r>
        <w:r w:rsidRPr="00612E05">
          <w:rPr>
            <w:rFonts w:ascii="Consolas" w:eastAsia="宋体" w:hAnsi="Consolas" w:cs="Consolas"/>
            <w:color w:val="C7254E"/>
            <w:kern w:val="0"/>
            <w:sz w:val="13"/>
          </w:rPr>
          <w:t xml:space="preserve"> ... </w:t>
        </w:r>
        <w:r w:rsidRPr="00612E05">
          <w:rPr>
            <w:rFonts w:ascii="Consolas" w:eastAsia="宋体" w:hAnsi="Consolas" w:cs="Consolas"/>
            <w:color w:val="C7254E"/>
            <w:kern w:val="0"/>
            <w:sz w:val="13"/>
          </w:rPr>
          <w:t>文件名</w:t>
        </w:r>
        <w:r w:rsidRPr="00612E05">
          <w:rPr>
            <w:rFonts w:ascii="Consolas" w:eastAsia="宋体" w:hAnsi="Consolas" w:cs="Consolas"/>
            <w:color w:val="C7254E"/>
            <w:kern w:val="0"/>
            <w:sz w:val="13"/>
          </w:rPr>
          <w:t>.</w:t>
        </w:r>
        <w:r w:rsidRPr="00612E05">
          <w:rPr>
            <w:rFonts w:ascii="Consolas" w:eastAsia="宋体" w:hAnsi="Consolas" w:cs="Consolas"/>
            <w:color w:val="C7254E"/>
            <w:kern w:val="0"/>
            <w:sz w:val="13"/>
          </w:rPr>
          <w:t>文件类型</w:t>
        </w:r>
        <w:r w:rsidRPr="00612E05">
          <w:rPr>
            <w:rFonts w:ascii="微软雅黑" w:eastAsia="微软雅黑" w:hAnsi="微软雅黑" w:cs="Arial" w:hint="eastAsia"/>
            <w:kern w:val="0"/>
            <w:sz w:val="15"/>
          </w:rPr>
          <w:t> </w:t>
        </w:r>
        <w:r w:rsidRPr="00612E05">
          <w:rPr>
            <w:rFonts w:ascii="微软雅黑" w:eastAsia="微软雅黑" w:hAnsi="微软雅黑" w:cs="Arial" w:hint="eastAsia"/>
            <w:kern w:val="0"/>
            <w:sz w:val="15"/>
            <w:szCs w:val="15"/>
          </w:rPr>
          <w:t>，将n个文件添加到缓存区</w:t>
        </w:r>
      </w:ins>
    </w:p>
    <w:p w:rsidR="00612E05" w:rsidRPr="00612E05" w:rsidRDefault="00612E05" w:rsidP="00612E05">
      <w:pPr>
        <w:widowControl/>
        <w:numPr>
          <w:ilvl w:val="0"/>
          <w:numId w:val="14"/>
        </w:numPr>
        <w:shd w:val="clear" w:color="auto" w:fill="FFFFFF"/>
        <w:spacing w:line="213" w:lineRule="atLeast"/>
        <w:ind w:left="374"/>
        <w:jc w:val="left"/>
        <w:rPr>
          <w:ins w:id="263" w:author="Unknown"/>
          <w:rFonts w:ascii="微软雅黑" w:eastAsia="微软雅黑" w:hAnsi="微软雅黑" w:cs="Arial" w:hint="eastAsia"/>
          <w:kern w:val="0"/>
          <w:sz w:val="15"/>
          <w:szCs w:val="15"/>
        </w:rPr>
      </w:pPr>
      <w:ins w:id="264" w:author="Unknown">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add xx</w:t>
        </w:r>
        <w:r w:rsidRPr="00612E05">
          <w:rPr>
            <w:rFonts w:ascii="Consolas" w:eastAsia="宋体" w:hAnsi="Consolas" w:cs="Consolas"/>
            <w:color w:val="C7254E"/>
            <w:kern w:val="0"/>
            <w:sz w:val="13"/>
          </w:rPr>
          <w:t>文件夹</w:t>
        </w:r>
        <w:r w:rsidRPr="00612E05">
          <w:rPr>
            <w:rFonts w:ascii="Consolas" w:eastAsia="宋体" w:hAnsi="Consolas" w:cs="Consolas"/>
            <w:color w:val="C7254E"/>
            <w:kern w:val="0"/>
            <w:sz w:val="13"/>
          </w:rPr>
          <w:t>/*.html</w:t>
        </w:r>
        <w:r w:rsidRPr="00612E05">
          <w:rPr>
            <w:rFonts w:ascii="微软雅黑" w:eastAsia="微软雅黑" w:hAnsi="微软雅黑" w:cs="Arial" w:hint="eastAsia"/>
            <w:kern w:val="0"/>
            <w:sz w:val="15"/>
            <w:szCs w:val="15"/>
          </w:rPr>
          <w:t>，将xx文件夹下的所有的html文件添加到缓存区。</w:t>
        </w:r>
      </w:ins>
    </w:p>
    <w:p w:rsidR="00612E05" w:rsidRPr="00612E05" w:rsidRDefault="00612E05" w:rsidP="00612E05">
      <w:pPr>
        <w:widowControl/>
        <w:numPr>
          <w:ilvl w:val="0"/>
          <w:numId w:val="14"/>
        </w:numPr>
        <w:shd w:val="clear" w:color="auto" w:fill="FFFFFF"/>
        <w:spacing w:line="213" w:lineRule="atLeast"/>
        <w:ind w:left="374"/>
        <w:jc w:val="left"/>
        <w:rPr>
          <w:ins w:id="265" w:author="Unknown"/>
          <w:rFonts w:ascii="微软雅黑" w:eastAsia="微软雅黑" w:hAnsi="微软雅黑" w:cs="Arial" w:hint="eastAsia"/>
          <w:kern w:val="0"/>
          <w:sz w:val="15"/>
          <w:szCs w:val="15"/>
        </w:rPr>
      </w:pPr>
      <w:ins w:id="266" w:author="Unknown">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add *</w:t>
        </w:r>
        <w:proofErr w:type="spellStart"/>
        <w:r w:rsidRPr="00612E05">
          <w:rPr>
            <w:rFonts w:ascii="Consolas" w:eastAsia="宋体" w:hAnsi="Consolas" w:cs="Consolas"/>
            <w:color w:val="C7254E"/>
            <w:kern w:val="0"/>
            <w:sz w:val="13"/>
          </w:rPr>
          <w:t>hhh</w:t>
        </w:r>
        <w:proofErr w:type="spellEnd"/>
        <w:r w:rsidRPr="00612E05">
          <w:rPr>
            <w:rFonts w:ascii="微软雅黑" w:eastAsia="微软雅黑" w:hAnsi="微软雅黑" w:cs="Arial" w:hint="eastAsia"/>
            <w:kern w:val="0"/>
            <w:sz w:val="15"/>
          </w:rPr>
          <w:t> </w:t>
        </w:r>
        <w:r w:rsidRPr="00612E05">
          <w:rPr>
            <w:rFonts w:ascii="微软雅黑" w:eastAsia="微软雅黑" w:hAnsi="微软雅黑" w:cs="Arial" w:hint="eastAsia"/>
            <w:kern w:val="0"/>
            <w:sz w:val="15"/>
            <w:szCs w:val="15"/>
          </w:rPr>
          <w:t>，将以</w:t>
        </w:r>
        <w:proofErr w:type="spellStart"/>
        <w:r w:rsidRPr="00612E05">
          <w:rPr>
            <w:rFonts w:ascii="微软雅黑" w:eastAsia="微软雅黑" w:hAnsi="微软雅黑" w:cs="Arial" w:hint="eastAsia"/>
            <w:kern w:val="0"/>
            <w:sz w:val="15"/>
            <w:szCs w:val="15"/>
          </w:rPr>
          <w:t>hhh</w:t>
        </w:r>
        <w:proofErr w:type="spellEnd"/>
        <w:r w:rsidRPr="00612E05">
          <w:rPr>
            <w:rFonts w:ascii="微软雅黑" w:eastAsia="微软雅黑" w:hAnsi="微软雅黑" w:cs="Arial" w:hint="eastAsia"/>
            <w:kern w:val="0"/>
            <w:sz w:val="15"/>
            <w:szCs w:val="15"/>
          </w:rPr>
          <w:t>结尾的文件的所有修改添加到暂存区</w:t>
        </w:r>
      </w:ins>
    </w:p>
    <w:p w:rsidR="00612E05" w:rsidRPr="00612E05" w:rsidRDefault="00612E05" w:rsidP="00612E05">
      <w:pPr>
        <w:widowControl/>
        <w:numPr>
          <w:ilvl w:val="0"/>
          <w:numId w:val="14"/>
        </w:numPr>
        <w:shd w:val="clear" w:color="auto" w:fill="FFFFFF"/>
        <w:spacing w:line="213" w:lineRule="atLeast"/>
        <w:ind w:left="374"/>
        <w:jc w:val="left"/>
        <w:rPr>
          <w:ins w:id="267" w:author="Unknown"/>
          <w:rFonts w:ascii="微软雅黑" w:eastAsia="微软雅黑" w:hAnsi="微软雅黑" w:cs="Arial" w:hint="eastAsia"/>
          <w:kern w:val="0"/>
          <w:sz w:val="15"/>
          <w:szCs w:val="15"/>
        </w:rPr>
      </w:pPr>
      <w:ins w:id="268" w:author="Unknown">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add Hello*</w:t>
        </w:r>
        <w:r w:rsidRPr="00612E05">
          <w:rPr>
            <w:rFonts w:ascii="微软雅黑" w:eastAsia="微软雅黑" w:hAnsi="微软雅黑" w:cs="Arial" w:hint="eastAsia"/>
            <w:kern w:val="0"/>
            <w:sz w:val="15"/>
          </w:rPr>
          <w:t> </w:t>
        </w:r>
        <w:r w:rsidRPr="00612E05">
          <w:rPr>
            <w:rFonts w:ascii="微软雅黑" w:eastAsia="微软雅黑" w:hAnsi="微软雅黑" w:cs="Arial" w:hint="eastAsia"/>
            <w:kern w:val="0"/>
            <w:sz w:val="15"/>
            <w:szCs w:val="15"/>
          </w:rPr>
          <w:t>，将所有以Hello开头的文件的修改添加到暂存区</w:t>
        </w:r>
      </w:ins>
    </w:p>
    <w:p w:rsidR="00612E05" w:rsidRPr="00612E05" w:rsidRDefault="00612E05" w:rsidP="00612E05">
      <w:pPr>
        <w:widowControl/>
        <w:numPr>
          <w:ilvl w:val="0"/>
          <w:numId w:val="14"/>
        </w:numPr>
        <w:shd w:val="clear" w:color="auto" w:fill="FFFFFF"/>
        <w:spacing w:line="213" w:lineRule="atLeast"/>
        <w:ind w:left="374"/>
        <w:jc w:val="left"/>
        <w:rPr>
          <w:ins w:id="269" w:author="Unknown"/>
          <w:rFonts w:ascii="微软雅黑" w:eastAsia="微软雅黑" w:hAnsi="微软雅黑" w:cs="Arial" w:hint="eastAsia"/>
          <w:kern w:val="0"/>
          <w:sz w:val="15"/>
          <w:szCs w:val="15"/>
        </w:rPr>
      </w:pPr>
      <w:proofErr w:type="spellStart"/>
      <w:ins w:id="270" w:author="Unknown">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add -u</w:t>
        </w:r>
        <w:r w:rsidRPr="00612E05">
          <w:rPr>
            <w:rFonts w:ascii="微软雅黑" w:eastAsia="微软雅黑" w:hAnsi="微软雅黑" w:cs="Arial" w:hint="eastAsia"/>
            <w:kern w:val="0"/>
            <w:sz w:val="15"/>
          </w:rPr>
          <w:t> </w:t>
        </w:r>
        <w:r w:rsidRPr="00612E05">
          <w:rPr>
            <w:rFonts w:ascii="微软雅黑" w:eastAsia="微软雅黑" w:hAnsi="微软雅黑" w:cs="Arial" w:hint="eastAsia"/>
            <w:kern w:val="0"/>
            <w:sz w:val="15"/>
            <w:szCs w:val="15"/>
          </w:rPr>
          <w:t>，提交被修改(modified)和被删除(deleted)文件，不包括新文件(new)</w:t>
        </w:r>
      </w:ins>
    </w:p>
    <w:p w:rsidR="00612E05" w:rsidRPr="00612E05" w:rsidRDefault="00612E05" w:rsidP="00612E05">
      <w:pPr>
        <w:widowControl/>
        <w:numPr>
          <w:ilvl w:val="0"/>
          <w:numId w:val="14"/>
        </w:numPr>
        <w:shd w:val="clear" w:color="auto" w:fill="FFFFFF"/>
        <w:spacing w:line="213" w:lineRule="atLeast"/>
        <w:ind w:left="374"/>
        <w:jc w:val="left"/>
        <w:rPr>
          <w:ins w:id="271" w:author="Unknown"/>
          <w:rFonts w:ascii="微软雅黑" w:eastAsia="微软雅黑" w:hAnsi="微软雅黑" w:cs="Arial" w:hint="eastAsia"/>
          <w:kern w:val="0"/>
          <w:sz w:val="15"/>
          <w:szCs w:val="15"/>
        </w:rPr>
      </w:pPr>
      <w:proofErr w:type="spellStart"/>
      <w:ins w:id="272" w:author="Unknown">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add .</w:t>
        </w:r>
        <w:r w:rsidRPr="00612E05">
          <w:rPr>
            <w:rFonts w:ascii="微软雅黑" w:eastAsia="微软雅黑" w:hAnsi="微软雅黑" w:cs="Arial" w:hint="eastAsia"/>
            <w:kern w:val="0"/>
            <w:sz w:val="15"/>
            <w:szCs w:val="15"/>
          </w:rPr>
          <w:t>，提交新文件(new)和被修改(modified)文件，不包括被删除(deleted)文件</w:t>
        </w:r>
      </w:ins>
    </w:p>
    <w:p w:rsidR="00612E05" w:rsidRPr="00612E05" w:rsidRDefault="00612E05" w:rsidP="00612E05">
      <w:pPr>
        <w:widowControl/>
        <w:numPr>
          <w:ilvl w:val="0"/>
          <w:numId w:val="14"/>
        </w:numPr>
        <w:shd w:val="clear" w:color="auto" w:fill="FFFFFF"/>
        <w:spacing w:before="75" w:line="213" w:lineRule="atLeast"/>
        <w:ind w:left="374"/>
        <w:jc w:val="left"/>
        <w:rPr>
          <w:ins w:id="273" w:author="Unknown"/>
          <w:rFonts w:ascii="微软雅黑" w:eastAsia="微软雅黑" w:hAnsi="微软雅黑" w:cs="Arial" w:hint="eastAsia"/>
          <w:kern w:val="0"/>
          <w:sz w:val="15"/>
          <w:szCs w:val="15"/>
        </w:rPr>
      </w:pPr>
      <w:ins w:id="274" w:author="Unknown">
        <w:r w:rsidRPr="00612E05">
          <w:rPr>
            <w:rFonts w:ascii="微软雅黑" w:eastAsia="微软雅黑" w:hAnsi="微软雅黑" w:cs="Arial" w:hint="eastAsia"/>
            <w:kern w:val="0"/>
            <w:sz w:val="15"/>
            <w:szCs w:val="15"/>
          </w:rPr>
          <w:t>…</w:t>
        </w:r>
      </w:ins>
    </w:p>
    <w:p w:rsidR="00612E05" w:rsidRPr="00612E05" w:rsidRDefault="00612E05" w:rsidP="00612E05">
      <w:pPr>
        <w:widowControl/>
        <w:numPr>
          <w:ilvl w:val="0"/>
          <w:numId w:val="14"/>
        </w:numPr>
        <w:shd w:val="clear" w:color="auto" w:fill="FFFFFF"/>
        <w:spacing w:line="213" w:lineRule="atLeast"/>
        <w:ind w:left="374"/>
        <w:jc w:val="left"/>
        <w:rPr>
          <w:ins w:id="275" w:author="Unknown"/>
          <w:rFonts w:ascii="微软雅黑" w:eastAsia="微软雅黑" w:hAnsi="微软雅黑" w:cs="Arial" w:hint="eastAsia"/>
          <w:kern w:val="0"/>
          <w:sz w:val="15"/>
          <w:szCs w:val="15"/>
        </w:rPr>
      </w:pPr>
      <w:proofErr w:type="spellStart"/>
      <w:ins w:id="276" w:author="Unknown">
        <w:r w:rsidRPr="00612E05">
          <w:rPr>
            <w:rFonts w:ascii="Consolas" w:eastAsia="宋体" w:hAnsi="Consolas" w:cs="Consolas"/>
            <w:b/>
            <w:bCs/>
            <w:color w:val="C7254E"/>
            <w:kern w:val="0"/>
            <w:sz w:val="13"/>
          </w:rPr>
          <w:t>git</w:t>
        </w:r>
        <w:proofErr w:type="spellEnd"/>
        <w:r w:rsidRPr="00612E05">
          <w:rPr>
            <w:rFonts w:ascii="Consolas" w:eastAsia="宋体" w:hAnsi="Consolas" w:cs="Consolas"/>
            <w:b/>
            <w:bCs/>
            <w:color w:val="C7254E"/>
            <w:kern w:val="0"/>
            <w:sz w:val="13"/>
          </w:rPr>
          <w:t xml:space="preserve"> add -A</w:t>
        </w:r>
        <w:r w:rsidRPr="00612E05">
          <w:rPr>
            <w:rFonts w:ascii="微软雅黑" w:eastAsia="微软雅黑" w:hAnsi="微软雅黑" w:cs="Arial" w:hint="eastAsia"/>
            <w:kern w:val="0"/>
            <w:sz w:val="15"/>
            <w:szCs w:val="15"/>
          </w:rPr>
          <w:t>，提交</w:t>
        </w:r>
        <w:r w:rsidRPr="00612E05">
          <w:rPr>
            <w:rFonts w:ascii="微软雅黑" w:eastAsia="微软雅黑" w:hAnsi="微软雅黑" w:cs="Arial" w:hint="eastAsia"/>
            <w:b/>
            <w:bCs/>
            <w:kern w:val="0"/>
            <w:sz w:val="15"/>
          </w:rPr>
          <w:t>所有变化</w:t>
        </w:r>
        <w:r w:rsidRPr="00612E05">
          <w:rPr>
            <w:rFonts w:ascii="微软雅黑" w:eastAsia="微软雅黑" w:hAnsi="微软雅黑" w:cs="Arial" w:hint="eastAsia"/>
            <w:kern w:val="0"/>
            <w:sz w:val="15"/>
            <w:szCs w:val="15"/>
          </w:rPr>
          <w:t>。</w:t>
        </w:r>
        <w:proofErr w:type="spellStart"/>
        <w:r w:rsidRPr="00612E05">
          <w:rPr>
            <w:rFonts w:ascii="微软雅黑" w:eastAsia="微软雅黑" w:hAnsi="微软雅黑" w:cs="Arial" w:hint="eastAsia"/>
            <w:color w:val="FF0000"/>
            <w:kern w:val="0"/>
            <w:sz w:val="15"/>
            <w:szCs w:val="15"/>
          </w:rPr>
          <w:t>git</w:t>
        </w:r>
        <w:proofErr w:type="spellEnd"/>
        <w:r w:rsidRPr="00612E05">
          <w:rPr>
            <w:rFonts w:ascii="微软雅黑" w:eastAsia="微软雅黑" w:hAnsi="微软雅黑" w:cs="Arial" w:hint="eastAsia"/>
            <w:color w:val="FF0000"/>
            <w:kern w:val="0"/>
            <w:sz w:val="15"/>
            <w:szCs w:val="15"/>
          </w:rPr>
          <w:t xml:space="preserve"> add前几条都可以记不住，这个必须记住！！！</w:t>
        </w:r>
      </w:ins>
    </w:p>
    <w:p w:rsidR="00612E05" w:rsidRPr="00612E05" w:rsidRDefault="00612E05" w:rsidP="00612E05">
      <w:pPr>
        <w:widowControl/>
        <w:shd w:val="clear" w:color="auto" w:fill="FFFFFF"/>
        <w:spacing w:line="243" w:lineRule="atLeast"/>
        <w:jc w:val="left"/>
        <w:rPr>
          <w:ins w:id="277" w:author="Unknown"/>
          <w:rFonts w:ascii="微软雅黑" w:eastAsia="微软雅黑" w:hAnsi="微软雅黑" w:cs="Arial" w:hint="eastAsia"/>
          <w:color w:val="4D4D4D"/>
          <w:kern w:val="0"/>
          <w:sz w:val="15"/>
          <w:szCs w:val="15"/>
        </w:rPr>
      </w:pPr>
      <w:r>
        <w:rPr>
          <w:rFonts w:ascii="微软雅黑" w:eastAsia="微软雅黑" w:hAnsi="微软雅黑" w:cs="Arial"/>
          <w:noProof/>
          <w:color w:val="4D4D4D"/>
          <w:kern w:val="0"/>
          <w:sz w:val="15"/>
          <w:szCs w:val="15"/>
        </w:rPr>
        <w:drawing>
          <wp:inline distT="0" distB="0" distL="0" distR="0">
            <wp:extent cx="2748915" cy="1074420"/>
            <wp:effectExtent l="19050" t="0" r="0" b="0"/>
            <wp:docPr id="58" name="图片 5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在这里插入图片描述"/>
                    <pic:cNvPicPr>
                      <a:picLocks noChangeAspect="1" noChangeArrowheads="1"/>
                    </pic:cNvPicPr>
                  </pic:nvPicPr>
                  <pic:blipFill>
                    <a:blip r:embed="rId91"/>
                    <a:srcRect/>
                    <a:stretch>
                      <a:fillRect/>
                    </a:stretch>
                  </pic:blipFill>
                  <pic:spPr bwMode="auto">
                    <a:xfrm>
                      <a:off x="0" y="0"/>
                      <a:ext cx="2748915" cy="1074420"/>
                    </a:xfrm>
                    <a:prstGeom prst="rect">
                      <a:avLst/>
                    </a:prstGeom>
                    <a:noFill/>
                    <a:ln w="9525">
                      <a:noFill/>
                      <a:miter lim="800000"/>
                      <a:headEnd/>
                      <a:tailEnd/>
                    </a:ln>
                  </pic:spPr>
                </pic:pic>
              </a:graphicData>
            </a:graphic>
          </wp:inline>
        </w:drawing>
      </w:r>
      <w:ins w:id="278" w:author="Unknown">
        <w:r w:rsidRPr="00612E05">
          <w:rPr>
            <w:rFonts w:ascii="微软雅黑" w:eastAsia="微软雅黑" w:hAnsi="微软雅黑" w:cs="Arial" w:hint="eastAsia"/>
            <w:color w:val="4D4D4D"/>
            <w:kern w:val="0"/>
            <w:sz w:val="15"/>
            <w:szCs w:val="15"/>
          </w:rPr>
          <w:br/>
          <w:t>我现在在本地仓库新建一个文件叫readme.md，现在我将它添加到缓存区。（没错虽然图里是read，但是我就是要创建叫readme的文件，往后看就明白了）</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3936365" cy="724535"/>
            <wp:effectExtent l="19050" t="0" r="6985" b="0"/>
            <wp:docPr id="59" name="图片 5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在这里插入图片描述"/>
                    <pic:cNvPicPr>
                      <a:picLocks noChangeAspect="1" noChangeArrowheads="1"/>
                    </pic:cNvPicPr>
                  </pic:nvPicPr>
                  <pic:blipFill>
                    <a:blip r:embed="rId92"/>
                    <a:srcRect/>
                    <a:stretch>
                      <a:fillRect/>
                    </a:stretch>
                  </pic:blipFill>
                  <pic:spPr bwMode="auto">
                    <a:xfrm>
                      <a:off x="0" y="0"/>
                      <a:ext cx="3936365" cy="724535"/>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FFFFF"/>
        <w:spacing w:line="243" w:lineRule="atLeast"/>
        <w:jc w:val="left"/>
        <w:rPr>
          <w:ins w:id="279" w:author="Unknown"/>
          <w:rFonts w:ascii="微软雅黑" w:eastAsia="微软雅黑" w:hAnsi="微软雅黑" w:cs="Arial" w:hint="eastAsia"/>
          <w:color w:val="4D4D4D"/>
          <w:kern w:val="0"/>
          <w:sz w:val="15"/>
          <w:szCs w:val="15"/>
        </w:rPr>
      </w:pPr>
      <w:ins w:id="280" w:author="Unknown">
        <w:r w:rsidRPr="00612E05">
          <w:rPr>
            <w:rFonts w:ascii="微软雅黑" w:eastAsia="微软雅黑" w:hAnsi="微软雅黑" w:cs="Arial" w:hint="eastAsia"/>
            <w:b/>
            <w:bCs/>
            <w:color w:val="4D4D4D"/>
            <w:kern w:val="0"/>
            <w:sz w:val="15"/>
          </w:rPr>
          <w:t xml:space="preserve">4.4.2 </w:t>
        </w:r>
        <w:proofErr w:type="spellStart"/>
        <w:r w:rsidRPr="00612E05">
          <w:rPr>
            <w:rFonts w:ascii="微软雅黑" w:eastAsia="微软雅黑" w:hAnsi="微软雅黑" w:cs="Arial" w:hint="eastAsia"/>
            <w:b/>
            <w:bCs/>
            <w:color w:val="4D4D4D"/>
            <w:kern w:val="0"/>
            <w:sz w:val="15"/>
          </w:rPr>
          <w:t>git</w:t>
        </w:r>
        <w:proofErr w:type="spellEnd"/>
        <w:r w:rsidRPr="00612E05">
          <w:rPr>
            <w:rFonts w:ascii="微软雅黑" w:eastAsia="微软雅黑" w:hAnsi="微软雅黑" w:cs="Arial" w:hint="eastAsia"/>
            <w:b/>
            <w:bCs/>
            <w:color w:val="4D4D4D"/>
            <w:kern w:val="0"/>
            <w:sz w:val="15"/>
          </w:rPr>
          <w:t xml:space="preserve"> commit</w:t>
        </w:r>
        <w:r w:rsidRPr="00612E05">
          <w:rPr>
            <w:rFonts w:ascii="微软雅黑" w:eastAsia="微软雅黑" w:hAnsi="微软雅黑" w:cs="Arial" w:hint="eastAsia"/>
            <w:color w:val="4D4D4D"/>
            <w:kern w:val="0"/>
            <w:sz w:val="15"/>
            <w:szCs w:val="15"/>
          </w:rPr>
          <w:t>命令将索引的当前内容与描述更改的用户和日志消息一起存储在新的提交中。（看不懂没关系，现在来说这个不重要）。</w:t>
        </w:r>
        <w:r w:rsidRPr="00612E05">
          <w:rPr>
            <w:rFonts w:ascii="微软雅黑" w:eastAsia="微软雅黑" w:hAnsi="微软雅黑" w:cs="Arial" w:hint="eastAsia"/>
            <w:b/>
            <w:bCs/>
            <w:color w:val="4D4D4D"/>
            <w:kern w:val="0"/>
            <w:sz w:val="15"/>
          </w:rPr>
          <w:t>你现在可以简单的理解为给你刚才add的东西加一个备注，你上传到远程仓库之后，修改的文件后边会显示这个备注</w:t>
        </w:r>
        <w:r w:rsidRPr="00612E05">
          <w:rPr>
            <w:rFonts w:ascii="微软雅黑" w:eastAsia="微软雅黑" w:hAnsi="微软雅黑" w:cs="Arial" w:hint="eastAsia"/>
            <w:color w:val="4D4D4D"/>
            <w:kern w:val="0"/>
            <w:sz w:val="15"/>
            <w:szCs w:val="15"/>
          </w:rPr>
          <w:br/>
        </w:r>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commit -m "</w:t>
        </w:r>
        <w:r w:rsidRPr="00612E05">
          <w:rPr>
            <w:rFonts w:ascii="Consolas" w:eastAsia="宋体" w:hAnsi="Consolas" w:cs="Consolas"/>
            <w:color w:val="C7254E"/>
            <w:kern w:val="0"/>
            <w:sz w:val="13"/>
          </w:rPr>
          <w:t>修改注释</w:t>
        </w:r>
        <w:r w:rsidRPr="00612E05">
          <w:rPr>
            <w:rFonts w:ascii="Consolas" w:eastAsia="宋体" w:hAnsi="Consolas" w:cs="Consolas"/>
            <w:color w:val="C7254E"/>
            <w:kern w:val="0"/>
            <w:sz w:val="13"/>
          </w:rPr>
          <w:t>"</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lastRenderedPageBreak/>
        <w:drawing>
          <wp:inline distT="0" distB="0" distL="0" distR="0">
            <wp:extent cx="3865245" cy="1199515"/>
            <wp:effectExtent l="19050" t="0" r="1905" b="0"/>
            <wp:docPr id="60" name="图片 6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在这里插入图片描述"/>
                    <pic:cNvPicPr>
                      <a:picLocks noChangeAspect="1" noChangeArrowheads="1"/>
                    </pic:cNvPicPr>
                  </pic:nvPicPr>
                  <pic:blipFill>
                    <a:blip r:embed="rId93"/>
                    <a:srcRect/>
                    <a:stretch>
                      <a:fillRect/>
                    </a:stretch>
                  </pic:blipFill>
                  <pic:spPr bwMode="auto">
                    <a:xfrm>
                      <a:off x="0" y="0"/>
                      <a:ext cx="3865245" cy="1199515"/>
                    </a:xfrm>
                    <a:prstGeom prst="rect">
                      <a:avLst/>
                    </a:prstGeom>
                    <a:noFill/>
                    <a:ln w="9525">
                      <a:noFill/>
                      <a:miter lim="800000"/>
                      <a:headEnd/>
                      <a:tailEnd/>
                    </a:ln>
                  </pic:spPr>
                </pic:pic>
              </a:graphicData>
            </a:graphic>
          </wp:inline>
        </w:drawing>
      </w:r>
      <w:ins w:id="281" w:author="Unknown">
        <w:r w:rsidRPr="00612E05">
          <w:rPr>
            <w:rFonts w:ascii="微软雅黑" w:eastAsia="微软雅黑" w:hAnsi="微软雅黑" w:cs="Arial" w:hint="eastAsia"/>
            <w:color w:val="4D4D4D"/>
            <w:kern w:val="0"/>
            <w:sz w:val="15"/>
            <w:szCs w:val="15"/>
          </w:rPr>
          <w:br/>
          <w:t>一定要加</w:t>
        </w:r>
        <w:r w:rsidRPr="00612E05">
          <w:rPr>
            <w:rFonts w:ascii="Consolas" w:eastAsia="宋体" w:hAnsi="Consolas" w:cs="Consolas"/>
            <w:color w:val="C7254E"/>
            <w:kern w:val="0"/>
            <w:sz w:val="13"/>
          </w:rPr>
          <w:t>-m</w:t>
        </w:r>
        <w:r w:rsidRPr="00612E05">
          <w:rPr>
            <w:rFonts w:ascii="微软雅黑" w:eastAsia="微软雅黑" w:hAnsi="微软雅黑" w:cs="Arial" w:hint="eastAsia"/>
            <w:color w:val="4D4D4D"/>
            <w:kern w:val="0"/>
            <w:sz w:val="15"/>
            <w:szCs w:val="15"/>
          </w:rPr>
          <w:t>，否则会进入vim编辑器。对于不熟悉的人来说会很麻烦。所以还是加上</w:t>
        </w:r>
        <w:r w:rsidRPr="00612E05">
          <w:rPr>
            <w:rFonts w:ascii="Consolas" w:eastAsia="宋体" w:hAnsi="Consolas" w:cs="Consolas"/>
            <w:color w:val="C7254E"/>
            <w:kern w:val="0"/>
            <w:sz w:val="13"/>
          </w:rPr>
          <w:t>-m</w:t>
        </w:r>
        <w:r w:rsidRPr="00612E05">
          <w:rPr>
            <w:rFonts w:ascii="微软雅黑" w:eastAsia="微软雅黑" w:hAnsi="微软雅黑" w:cs="Arial" w:hint="eastAsia"/>
            <w:color w:val="4D4D4D"/>
            <w:kern w:val="0"/>
            <w:sz w:val="15"/>
            <w:szCs w:val="15"/>
          </w:rPr>
          <w:t>。</w:t>
        </w:r>
        <w:r w:rsidRPr="00612E05">
          <w:rPr>
            <w:rFonts w:ascii="微软雅黑" w:eastAsia="微软雅黑" w:hAnsi="微软雅黑" w:cs="Arial" w:hint="eastAsia"/>
            <w:color w:val="4D4D4D"/>
            <w:kern w:val="0"/>
            <w:sz w:val="15"/>
            <w:szCs w:val="15"/>
          </w:rPr>
          <w:br/>
        </w:r>
        <w:r w:rsidRPr="00612E05">
          <w:rPr>
            <w:rFonts w:ascii="微软雅黑" w:eastAsia="微软雅黑" w:hAnsi="微软雅黑" w:cs="Arial" w:hint="eastAsia"/>
            <w:b/>
            <w:bCs/>
            <w:color w:val="4D4D4D"/>
            <w:kern w:val="0"/>
            <w:sz w:val="15"/>
          </w:rPr>
          <w:t xml:space="preserve">4.4.3 </w:t>
        </w:r>
        <w:proofErr w:type="spellStart"/>
        <w:r w:rsidRPr="00612E05">
          <w:rPr>
            <w:rFonts w:ascii="微软雅黑" w:eastAsia="微软雅黑" w:hAnsi="微软雅黑" w:cs="Arial" w:hint="eastAsia"/>
            <w:b/>
            <w:bCs/>
            <w:color w:val="4D4D4D"/>
            <w:kern w:val="0"/>
            <w:sz w:val="15"/>
          </w:rPr>
          <w:t>git</w:t>
        </w:r>
        <w:proofErr w:type="spellEnd"/>
        <w:r w:rsidRPr="00612E05">
          <w:rPr>
            <w:rFonts w:ascii="微软雅黑" w:eastAsia="微软雅黑" w:hAnsi="微软雅黑" w:cs="Arial" w:hint="eastAsia"/>
            <w:b/>
            <w:bCs/>
            <w:color w:val="4D4D4D"/>
            <w:kern w:val="0"/>
            <w:sz w:val="15"/>
          </w:rPr>
          <w:t xml:space="preserve"> push</w:t>
        </w:r>
        <w:r w:rsidRPr="00612E05">
          <w:rPr>
            <w:rFonts w:ascii="微软雅黑" w:eastAsia="微软雅黑" w:hAnsi="微软雅黑" w:cs="Arial" w:hint="eastAsia"/>
            <w:color w:val="4D4D4D"/>
            <w:kern w:val="0"/>
            <w:sz w:val="15"/>
            <w:szCs w:val="15"/>
          </w:rPr>
          <w:t>激动的搓搓小手，终于要把文件推到远程仓库了。</w:t>
        </w:r>
        <w:r w:rsidRPr="00612E05">
          <w:rPr>
            <w:rFonts w:ascii="微软雅黑" w:eastAsia="微软雅黑" w:hAnsi="微软雅黑" w:cs="Arial" w:hint="eastAsia"/>
            <w:color w:val="4D4D4D"/>
            <w:kern w:val="0"/>
            <w:sz w:val="15"/>
            <w:szCs w:val="15"/>
          </w:rPr>
          <w:br/>
          <w:t>向一个空的新仓库中推文件：</w:t>
        </w:r>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push -u </w:t>
        </w:r>
        <w:r w:rsidRPr="00612E05">
          <w:rPr>
            <w:rFonts w:ascii="Consolas" w:eastAsia="宋体" w:hAnsi="Consolas" w:cs="Consolas"/>
            <w:color w:val="C7254E"/>
            <w:kern w:val="0"/>
            <w:sz w:val="13"/>
          </w:rPr>
          <w:t>仓库名称</w:t>
        </w:r>
        <w:r w:rsidRPr="00612E05">
          <w:rPr>
            <w:rFonts w:ascii="Consolas" w:eastAsia="宋体" w:hAnsi="Consolas" w:cs="Consolas"/>
            <w:color w:val="C7254E"/>
            <w:kern w:val="0"/>
            <w:sz w:val="13"/>
          </w:rPr>
          <w:t xml:space="preserve"> </w:t>
        </w:r>
        <w:r w:rsidRPr="00612E05">
          <w:rPr>
            <w:rFonts w:ascii="Consolas" w:eastAsia="宋体" w:hAnsi="Consolas" w:cs="Consolas"/>
            <w:color w:val="C7254E"/>
            <w:kern w:val="0"/>
            <w:sz w:val="13"/>
          </w:rPr>
          <w:t>分支</w:t>
        </w:r>
      </w:ins>
    </w:p>
    <w:p w:rsidR="00612E05" w:rsidRPr="00612E05" w:rsidRDefault="00612E05" w:rsidP="00612E05">
      <w:pPr>
        <w:widowControl/>
        <w:numPr>
          <w:ilvl w:val="0"/>
          <w:numId w:val="15"/>
        </w:numPr>
        <w:shd w:val="clear" w:color="auto" w:fill="FFFFFF"/>
        <w:spacing w:before="75" w:line="213" w:lineRule="atLeast"/>
        <w:ind w:left="374"/>
        <w:jc w:val="left"/>
        <w:rPr>
          <w:ins w:id="282" w:author="Unknown"/>
          <w:rFonts w:ascii="微软雅黑" w:eastAsia="微软雅黑" w:hAnsi="微软雅黑" w:cs="Arial" w:hint="eastAsia"/>
          <w:kern w:val="0"/>
          <w:sz w:val="15"/>
          <w:szCs w:val="15"/>
        </w:rPr>
      </w:pPr>
      <w:ins w:id="283" w:author="Unknown">
        <w:r w:rsidRPr="00612E05">
          <w:rPr>
            <w:rFonts w:ascii="微软雅黑" w:eastAsia="微软雅黑" w:hAnsi="微软雅黑" w:cs="Arial" w:hint="eastAsia"/>
            <w:kern w:val="0"/>
            <w:sz w:val="15"/>
            <w:szCs w:val="15"/>
          </w:rPr>
          <w:t>仓库名称：刚才我添加连接的时候，给仓库起名叫origin</w:t>
        </w:r>
      </w:ins>
    </w:p>
    <w:p w:rsidR="00612E05" w:rsidRPr="00612E05" w:rsidRDefault="00612E05" w:rsidP="00612E05">
      <w:pPr>
        <w:widowControl/>
        <w:numPr>
          <w:ilvl w:val="0"/>
          <w:numId w:val="15"/>
        </w:numPr>
        <w:shd w:val="clear" w:color="auto" w:fill="FFFFFF"/>
        <w:spacing w:before="75" w:line="213" w:lineRule="atLeast"/>
        <w:ind w:left="374"/>
        <w:jc w:val="left"/>
        <w:rPr>
          <w:ins w:id="284" w:author="Unknown"/>
          <w:rFonts w:ascii="微软雅黑" w:eastAsia="微软雅黑" w:hAnsi="微软雅黑" w:cs="Arial" w:hint="eastAsia"/>
          <w:kern w:val="0"/>
          <w:sz w:val="15"/>
          <w:szCs w:val="15"/>
        </w:rPr>
      </w:pPr>
      <w:ins w:id="285" w:author="Unknown">
        <w:r w:rsidRPr="00612E05">
          <w:rPr>
            <w:rFonts w:ascii="微软雅黑" w:eastAsia="微软雅黑" w:hAnsi="微软雅黑" w:cs="Arial" w:hint="eastAsia"/>
            <w:kern w:val="0"/>
            <w:sz w:val="15"/>
            <w:szCs w:val="15"/>
          </w:rPr>
          <w:t>分支：你现在只有主分支，所以分支直接写master。以后合作项目的时候，成员之间建了不同的分支，你就可以往你自己的分支上推。</w:t>
        </w:r>
      </w:ins>
    </w:p>
    <w:p w:rsidR="00612E05" w:rsidRPr="00612E05" w:rsidRDefault="00612E05" w:rsidP="00612E05">
      <w:pPr>
        <w:widowControl/>
        <w:shd w:val="clear" w:color="auto" w:fill="FFFFFF"/>
        <w:spacing w:line="243" w:lineRule="atLeast"/>
        <w:jc w:val="left"/>
        <w:rPr>
          <w:ins w:id="286" w:author="Unknown"/>
          <w:rFonts w:ascii="微软雅黑" w:eastAsia="微软雅黑" w:hAnsi="微软雅黑" w:cs="Arial" w:hint="eastAsia"/>
          <w:color w:val="4D4D4D"/>
          <w:kern w:val="0"/>
          <w:sz w:val="15"/>
          <w:szCs w:val="15"/>
        </w:rPr>
      </w:pPr>
      <w:r>
        <w:rPr>
          <w:rFonts w:ascii="微软雅黑" w:eastAsia="微软雅黑" w:hAnsi="微软雅黑" w:cs="Arial"/>
          <w:noProof/>
          <w:color w:val="4D4D4D"/>
          <w:kern w:val="0"/>
          <w:sz w:val="15"/>
          <w:szCs w:val="15"/>
        </w:rPr>
        <w:drawing>
          <wp:inline distT="0" distB="0" distL="0" distR="0">
            <wp:extent cx="4821555" cy="1697990"/>
            <wp:effectExtent l="19050" t="0" r="0" b="0"/>
            <wp:docPr id="61" name="图片 6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在这里插入图片描述"/>
                    <pic:cNvPicPr>
                      <a:picLocks noChangeAspect="1" noChangeArrowheads="1"/>
                    </pic:cNvPicPr>
                  </pic:nvPicPr>
                  <pic:blipFill>
                    <a:blip r:embed="rId94"/>
                    <a:srcRect/>
                    <a:stretch>
                      <a:fillRect/>
                    </a:stretch>
                  </pic:blipFill>
                  <pic:spPr bwMode="auto">
                    <a:xfrm>
                      <a:off x="0" y="0"/>
                      <a:ext cx="4821555" cy="1697990"/>
                    </a:xfrm>
                    <a:prstGeom prst="rect">
                      <a:avLst/>
                    </a:prstGeom>
                    <a:noFill/>
                    <a:ln w="9525">
                      <a:noFill/>
                      <a:miter lim="800000"/>
                      <a:headEnd/>
                      <a:tailEnd/>
                    </a:ln>
                  </pic:spPr>
                </pic:pic>
              </a:graphicData>
            </a:graphic>
          </wp:inline>
        </w:drawing>
      </w:r>
      <w:ins w:id="287" w:author="Unknown">
        <w:r w:rsidRPr="00612E05">
          <w:rPr>
            <w:rFonts w:ascii="微软雅黑" w:eastAsia="微软雅黑" w:hAnsi="微软雅黑" w:cs="Arial" w:hint="eastAsia"/>
            <w:color w:val="4D4D4D"/>
            <w:kern w:val="0"/>
            <w:sz w:val="15"/>
            <w:szCs w:val="15"/>
          </w:rPr>
          <w:br/>
          <w:t>我们第一次推送master分支时，加上</w:t>
        </w:r>
        <w:r w:rsidRPr="00612E05">
          <w:rPr>
            <w:rFonts w:ascii="微软雅黑" w:eastAsia="微软雅黑" w:hAnsi="微软雅黑" w:cs="Arial" w:hint="eastAsia"/>
            <w:color w:val="4D4D4D"/>
            <w:kern w:val="0"/>
            <w:sz w:val="15"/>
          </w:rPr>
          <w:t> </w:t>
        </w:r>
        <w:r w:rsidRPr="00612E05">
          <w:rPr>
            <w:rFonts w:ascii="Consolas" w:eastAsia="宋体" w:hAnsi="Consolas" w:cs="Consolas"/>
            <w:color w:val="C7254E"/>
            <w:kern w:val="0"/>
            <w:sz w:val="13"/>
          </w:rPr>
          <w:t>–u</w:t>
        </w:r>
        <w:r w:rsidRPr="00612E05">
          <w:rPr>
            <w:rFonts w:ascii="微软雅黑" w:eastAsia="微软雅黑" w:hAnsi="微软雅黑" w:cs="Arial" w:hint="eastAsia"/>
            <w:color w:val="4D4D4D"/>
            <w:kern w:val="0"/>
            <w:sz w:val="15"/>
            <w:szCs w:val="15"/>
          </w:rPr>
          <w:t>参数才会把本地的master分支和远程的master分支关联起来，就是告诉远程仓库的master分支，我的本地仓库和是对着你的哦，不是对着别的分支的哦。</w:t>
        </w:r>
        <w:r w:rsidRPr="00612E05">
          <w:rPr>
            <w:rFonts w:ascii="微软雅黑" w:eastAsia="微软雅黑" w:hAnsi="微软雅黑" w:cs="Arial" w:hint="eastAsia"/>
            <w:color w:val="4D4D4D"/>
            <w:kern w:val="0"/>
            <w:sz w:val="15"/>
            <w:szCs w:val="15"/>
          </w:rPr>
          <w:br/>
          <w:t>只有第一次推的时候需要加上</w:t>
        </w:r>
        <w:r w:rsidRPr="00612E05">
          <w:rPr>
            <w:rFonts w:ascii="Consolas" w:eastAsia="宋体" w:hAnsi="Consolas" w:cs="Consolas"/>
            <w:color w:val="C7254E"/>
            <w:kern w:val="0"/>
            <w:sz w:val="13"/>
          </w:rPr>
          <w:t>-u</w:t>
        </w:r>
        <w:r w:rsidRPr="00612E05">
          <w:rPr>
            <w:rFonts w:ascii="微软雅黑" w:eastAsia="微软雅黑" w:hAnsi="微软雅黑" w:cs="Arial" w:hint="eastAsia"/>
            <w:color w:val="4D4D4D"/>
            <w:kern w:val="0"/>
            <w:sz w:val="15"/>
            <w:szCs w:val="15"/>
          </w:rPr>
          <w:t>，以后的推送只输入：</w:t>
        </w:r>
        <w:r w:rsidRPr="00612E05">
          <w:rPr>
            <w:rFonts w:ascii="微软雅黑" w:eastAsia="微软雅黑" w:hAnsi="微软雅黑" w:cs="Arial" w:hint="eastAsia"/>
            <w:color w:val="4D4D4D"/>
            <w:kern w:val="0"/>
            <w:sz w:val="15"/>
            <w:szCs w:val="15"/>
          </w:rPr>
          <w:br/>
        </w:r>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push </w:t>
        </w:r>
        <w:r w:rsidRPr="00612E05">
          <w:rPr>
            <w:rFonts w:ascii="Consolas" w:eastAsia="宋体" w:hAnsi="Consolas" w:cs="Consolas"/>
            <w:color w:val="C7254E"/>
            <w:kern w:val="0"/>
            <w:sz w:val="13"/>
          </w:rPr>
          <w:t>名称</w:t>
        </w:r>
        <w:r w:rsidRPr="00612E05">
          <w:rPr>
            <w:rFonts w:ascii="Consolas" w:eastAsia="宋体" w:hAnsi="Consolas" w:cs="Consolas"/>
            <w:color w:val="C7254E"/>
            <w:kern w:val="0"/>
            <w:sz w:val="13"/>
          </w:rPr>
          <w:t xml:space="preserve"> </w:t>
        </w:r>
        <w:r w:rsidRPr="00612E05">
          <w:rPr>
            <w:rFonts w:ascii="Consolas" w:eastAsia="宋体" w:hAnsi="Consolas" w:cs="Consolas"/>
            <w:color w:val="C7254E"/>
            <w:kern w:val="0"/>
            <w:sz w:val="13"/>
          </w:rPr>
          <w:t>分支</w:t>
        </w:r>
        <w:r w:rsidRPr="00612E05">
          <w:rPr>
            <w:rFonts w:ascii="微软雅黑" w:eastAsia="微软雅黑" w:hAnsi="微软雅黑" w:cs="Arial" w:hint="eastAsia"/>
            <w:color w:val="4D4D4D"/>
            <w:kern w:val="0"/>
            <w:sz w:val="15"/>
            <w:szCs w:val="15"/>
          </w:rPr>
          <w:br/>
          <w:t>还有一个</w:t>
        </w:r>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push origin master -f</w:t>
        </w:r>
        <w:r w:rsidRPr="00612E05">
          <w:rPr>
            <w:rFonts w:ascii="微软雅黑" w:eastAsia="微软雅黑" w:hAnsi="微软雅黑" w:cs="Arial" w:hint="eastAsia"/>
            <w:color w:val="4D4D4D"/>
            <w:kern w:val="0"/>
            <w:sz w:val="15"/>
          </w:rPr>
          <w:t> </w:t>
        </w:r>
        <w:r w:rsidRPr="00612E05">
          <w:rPr>
            <w:rFonts w:ascii="微软雅黑" w:eastAsia="微软雅黑" w:hAnsi="微软雅黑" w:cs="Arial" w:hint="eastAsia"/>
            <w:color w:val="4D4D4D"/>
            <w:kern w:val="0"/>
            <w:sz w:val="15"/>
            <w:szCs w:val="15"/>
          </w:rPr>
          <w:t>强制推送，如果你某次推送失败，</w:t>
        </w:r>
        <w:proofErr w:type="spellStart"/>
        <w:r w:rsidRPr="00612E05">
          <w:rPr>
            <w:rFonts w:ascii="微软雅黑" w:eastAsia="微软雅黑" w:hAnsi="微软雅黑" w:cs="Arial" w:hint="eastAsia"/>
            <w:color w:val="4D4D4D"/>
            <w:kern w:val="0"/>
            <w:sz w:val="15"/>
            <w:szCs w:val="15"/>
          </w:rPr>
          <w:t>git</w:t>
        </w:r>
        <w:proofErr w:type="spellEnd"/>
        <w:r w:rsidRPr="00612E05">
          <w:rPr>
            <w:rFonts w:ascii="微软雅黑" w:eastAsia="微软雅黑" w:hAnsi="微软雅黑" w:cs="Arial" w:hint="eastAsia"/>
            <w:color w:val="4D4D4D"/>
            <w:kern w:val="0"/>
            <w:sz w:val="15"/>
            <w:szCs w:val="15"/>
          </w:rPr>
          <w:t xml:space="preserve"> bash报错，你懒得处理错误，你就可以用这个。但是有风险，因为报错90%是因为你本地仓库和远程仓库数据发生冲突，使用这个会直接用本地数据覆盖掉远程数据，可能损失数据哦。</w:t>
        </w:r>
      </w:ins>
    </w:p>
    <w:p w:rsidR="00612E05" w:rsidRPr="00612E05" w:rsidRDefault="00612E05" w:rsidP="00612E05">
      <w:pPr>
        <w:widowControl/>
        <w:shd w:val="clear" w:color="auto" w:fill="FFFFFF"/>
        <w:spacing w:line="243" w:lineRule="atLeast"/>
        <w:jc w:val="left"/>
        <w:rPr>
          <w:ins w:id="288" w:author="Unknown"/>
          <w:rFonts w:ascii="微软雅黑" w:eastAsia="微软雅黑" w:hAnsi="微软雅黑" w:cs="Arial" w:hint="eastAsia"/>
          <w:color w:val="4D4D4D"/>
          <w:kern w:val="0"/>
          <w:sz w:val="15"/>
          <w:szCs w:val="15"/>
        </w:rPr>
      </w:pPr>
      <w:ins w:id="289" w:author="Unknown">
        <w:r w:rsidRPr="00612E05">
          <w:rPr>
            <w:rFonts w:ascii="微软雅黑" w:eastAsia="微软雅黑" w:hAnsi="微软雅黑" w:cs="Arial" w:hint="eastAsia"/>
            <w:color w:val="4D4D4D"/>
            <w:kern w:val="0"/>
            <w:sz w:val="15"/>
            <w:szCs w:val="15"/>
          </w:rPr>
          <w:t>现在你去网页版刷新一下，就可以看到你本地仓库的东西都在那里了。并且文件后边写着你在commit步骤中添加的注释。</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4584065" cy="884555"/>
            <wp:effectExtent l="19050" t="0" r="6985" b="0"/>
            <wp:docPr id="62" name="图片 6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在这里插入图片描述"/>
                    <pic:cNvPicPr>
                      <a:picLocks noChangeAspect="1" noChangeArrowheads="1"/>
                    </pic:cNvPicPr>
                  </pic:nvPicPr>
                  <pic:blipFill>
                    <a:blip r:embed="rId95"/>
                    <a:srcRect/>
                    <a:stretch>
                      <a:fillRect/>
                    </a:stretch>
                  </pic:blipFill>
                  <pic:spPr bwMode="auto">
                    <a:xfrm>
                      <a:off x="0" y="0"/>
                      <a:ext cx="4584065" cy="884555"/>
                    </a:xfrm>
                    <a:prstGeom prst="rect">
                      <a:avLst/>
                    </a:prstGeom>
                    <a:noFill/>
                    <a:ln w="9525">
                      <a:noFill/>
                      <a:miter lim="800000"/>
                      <a:headEnd/>
                      <a:tailEnd/>
                    </a:ln>
                  </pic:spPr>
                </pic:pic>
              </a:graphicData>
            </a:graphic>
          </wp:inline>
        </w:drawing>
      </w:r>
      <w:ins w:id="290" w:author="Unknown">
        <w:r w:rsidRPr="00612E05">
          <w:rPr>
            <w:rFonts w:ascii="微软雅黑" w:eastAsia="微软雅黑" w:hAnsi="微软雅黑" w:cs="Arial" w:hint="eastAsia"/>
            <w:color w:val="4D4D4D"/>
            <w:kern w:val="0"/>
            <w:sz w:val="15"/>
            <w:szCs w:val="15"/>
          </w:rPr>
          <w:br/>
        </w:r>
        <w:r w:rsidRPr="00612E05">
          <w:rPr>
            <w:rFonts w:ascii="微软雅黑" w:eastAsia="微软雅黑" w:hAnsi="微软雅黑" w:cs="Arial" w:hint="eastAsia"/>
            <w:b/>
            <w:bCs/>
            <w:color w:val="4D4D4D"/>
            <w:kern w:val="0"/>
            <w:sz w:val="15"/>
          </w:rPr>
          <w:t>4.4.4 其他</w:t>
        </w:r>
        <w:r w:rsidRPr="00612E05">
          <w:rPr>
            <w:rFonts w:ascii="微软雅黑" w:eastAsia="微软雅黑" w:hAnsi="微软雅黑" w:cs="Arial" w:hint="eastAsia"/>
            <w:color w:val="4D4D4D"/>
            <w:kern w:val="0"/>
            <w:sz w:val="15"/>
            <w:szCs w:val="15"/>
          </w:rPr>
          <w:br/>
          <w:t>(</w:t>
        </w:r>
        <w:r w:rsidRPr="00612E05">
          <w:rPr>
            <w:rFonts w:ascii="Gulim" w:eastAsia="Gulim" w:hAnsi="Gulim" w:cs="Gulim" w:hint="eastAsia"/>
            <w:color w:val="4D4D4D"/>
            <w:kern w:val="0"/>
            <w:sz w:val="15"/>
            <w:szCs w:val="15"/>
          </w:rPr>
          <w:t>눈</w:t>
        </w:r>
        <w:r w:rsidRPr="00612E05">
          <w:rPr>
            <w:rFonts w:ascii="微软雅黑" w:eastAsia="微软雅黑" w:hAnsi="微软雅黑" w:cs="Arial" w:hint="eastAsia"/>
            <w:color w:val="4D4D4D"/>
            <w:kern w:val="0"/>
            <w:sz w:val="15"/>
            <w:szCs w:val="15"/>
          </w:rPr>
          <w:t>_</w:t>
        </w:r>
        <w:r w:rsidRPr="00612E05">
          <w:rPr>
            <w:rFonts w:ascii="Gulim" w:eastAsia="Gulim" w:hAnsi="Gulim" w:cs="Gulim" w:hint="eastAsia"/>
            <w:color w:val="4D4D4D"/>
            <w:kern w:val="0"/>
            <w:sz w:val="15"/>
            <w:szCs w:val="15"/>
          </w:rPr>
          <w:t>눈</w:t>
        </w:r>
        <w:r w:rsidRPr="00612E05">
          <w:rPr>
            <w:rFonts w:ascii="微软雅黑" w:eastAsia="微软雅黑" w:hAnsi="微软雅黑" w:cs="Arial" w:hint="eastAsia"/>
            <w:color w:val="4D4D4D"/>
            <w:kern w:val="0"/>
            <w:sz w:val="15"/>
            <w:szCs w:val="15"/>
          </w:rPr>
          <w:t>)我缓缓打出一个问号，我的commit怎么多写了一个e？我文件名字叫readme我怎么就写了read</w:t>
        </w:r>
        <w:r w:rsidRPr="00612E05">
          <w:rPr>
            <w:rFonts w:ascii="微软雅黑" w:eastAsia="微软雅黑" w:hAnsi="微软雅黑" w:cs="Arial" w:hint="eastAsia"/>
            <w:color w:val="4D4D4D"/>
            <w:kern w:val="0"/>
            <w:sz w:val="15"/>
            <w:szCs w:val="15"/>
          </w:rPr>
          <w:br/>
          <w:t>先来看看怎么查看自己的提交记录？虽然写错了查看提交记录也没用。我就是单纯想让你们多学一条命令：</w:t>
        </w:r>
        <w:r w:rsidRPr="00612E05">
          <w:rPr>
            <w:rFonts w:ascii="微软雅黑" w:eastAsia="微软雅黑" w:hAnsi="微软雅黑" w:cs="Arial" w:hint="eastAsia"/>
            <w:color w:val="4D4D4D"/>
            <w:kern w:val="0"/>
            <w:sz w:val="15"/>
            <w:szCs w:val="15"/>
          </w:rPr>
          <w:br/>
        </w:r>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log</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lastRenderedPageBreak/>
        <w:drawing>
          <wp:inline distT="0" distB="0" distL="0" distR="0">
            <wp:extent cx="5373370" cy="1134110"/>
            <wp:effectExtent l="19050" t="0" r="0" b="0"/>
            <wp:docPr id="63" name="图片 6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在这里插入图片描述"/>
                    <pic:cNvPicPr>
                      <a:picLocks noChangeAspect="1" noChangeArrowheads="1"/>
                    </pic:cNvPicPr>
                  </pic:nvPicPr>
                  <pic:blipFill>
                    <a:blip r:embed="rId96"/>
                    <a:srcRect/>
                    <a:stretch>
                      <a:fillRect/>
                    </a:stretch>
                  </pic:blipFill>
                  <pic:spPr bwMode="auto">
                    <a:xfrm>
                      <a:off x="0" y="0"/>
                      <a:ext cx="5373370" cy="1134110"/>
                    </a:xfrm>
                    <a:prstGeom prst="rect">
                      <a:avLst/>
                    </a:prstGeom>
                    <a:noFill/>
                    <a:ln w="9525">
                      <a:noFill/>
                      <a:miter lim="800000"/>
                      <a:headEnd/>
                      <a:tailEnd/>
                    </a:ln>
                  </pic:spPr>
                </pic:pic>
              </a:graphicData>
            </a:graphic>
          </wp:inline>
        </w:drawing>
      </w:r>
      <w:ins w:id="291" w:author="Unknown">
        <w:r w:rsidRPr="00612E05">
          <w:rPr>
            <w:rFonts w:ascii="微软雅黑" w:eastAsia="微软雅黑" w:hAnsi="微软雅黑" w:cs="Arial" w:hint="eastAsia"/>
            <w:color w:val="4D4D4D"/>
            <w:kern w:val="0"/>
            <w:sz w:val="15"/>
            <w:szCs w:val="15"/>
          </w:rPr>
          <w:br/>
          <w:t>提交记录里也显示我就是多写了一个e。</w:t>
        </w:r>
      </w:ins>
    </w:p>
    <w:p w:rsidR="00612E05" w:rsidRPr="00612E05" w:rsidRDefault="00612E05" w:rsidP="00612E05">
      <w:pPr>
        <w:widowControl/>
        <w:numPr>
          <w:ilvl w:val="0"/>
          <w:numId w:val="16"/>
        </w:numPr>
        <w:shd w:val="clear" w:color="auto" w:fill="FFFFFF"/>
        <w:spacing w:line="213" w:lineRule="atLeast"/>
        <w:ind w:left="374"/>
        <w:jc w:val="left"/>
        <w:rPr>
          <w:ins w:id="292" w:author="Unknown"/>
          <w:rFonts w:ascii="微软雅黑" w:eastAsia="微软雅黑" w:hAnsi="微软雅黑" w:cs="Arial" w:hint="eastAsia"/>
          <w:kern w:val="0"/>
          <w:sz w:val="15"/>
          <w:szCs w:val="15"/>
        </w:rPr>
      </w:pPr>
      <w:ins w:id="293" w:author="Unknown">
        <w:r w:rsidRPr="00612E05">
          <w:rPr>
            <w:rFonts w:ascii="微软雅黑" w:eastAsia="微软雅黑" w:hAnsi="微软雅黑" w:cs="Arial" w:hint="eastAsia"/>
            <w:b/>
            <w:bCs/>
            <w:kern w:val="0"/>
            <w:sz w:val="15"/>
          </w:rPr>
          <w:t>怎么抢救一下commit的注释？</w:t>
        </w:r>
        <w:r w:rsidRPr="00612E05">
          <w:rPr>
            <w:rFonts w:ascii="微软雅黑" w:eastAsia="微软雅黑" w:hAnsi="微软雅黑" w:cs="Arial" w:hint="eastAsia"/>
            <w:kern w:val="0"/>
            <w:sz w:val="15"/>
            <w:szCs w:val="15"/>
          </w:rPr>
          <w:br/>
        </w:r>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commit --amend -m "</w:t>
        </w:r>
        <w:r w:rsidRPr="00612E05">
          <w:rPr>
            <w:rFonts w:ascii="Consolas" w:eastAsia="宋体" w:hAnsi="Consolas" w:cs="Consolas"/>
            <w:color w:val="C7254E"/>
            <w:kern w:val="0"/>
            <w:sz w:val="13"/>
          </w:rPr>
          <w:t>修改的内容</w:t>
        </w:r>
        <w:r w:rsidRPr="00612E05">
          <w:rPr>
            <w:rFonts w:ascii="Consolas" w:eastAsia="宋体" w:hAnsi="Consolas" w:cs="Consolas"/>
            <w:color w:val="C7254E"/>
            <w:kern w:val="0"/>
            <w:sz w:val="13"/>
          </w:rPr>
          <w:t>"</w:t>
        </w:r>
      </w:ins>
    </w:p>
    <w:p w:rsidR="00612E05" w:rsidRPr="00612E05" w:rsidRDefault="00612E05" w:rsidP="00612E05">
      <w:pPr>
        <w:widowControl/>
        <w:numPr>
          <w:ilvl w:val="0"/>
          <w:numId w:val="16"/>
        </w:numPr>
        <w:shd w:val="clear" w:color="auto" w:fill="FFFFFF"/>
        <w:spacing w:line="213" w:lineRule="atLeast"/>
        <w:ind w:left="374"/>
        <w:jc w:val="left"/>
        <w:rPr>
          <w:ins w:id="294" w:author="Unknown"/>
          <w:rFonts w:ascii="微软雅黑" w:eastAsia="微软雅黑" w:hAnsi="微软雅黑" w:cs="Arial" w:hint="eastAsia"/>
          <w:kern w:val="0"/>
          <w:sz w:val="15"/>
          <w:szCs w:val="15"/>
        </w:rPr>
      </w:pPr>
      <w:ins w:id="295" w:author="Unknown">
        <w:r w:rsidRPr="00612E05">
          <w:rPr>
            <w:rFonts w:ascii="微软雅黑" w:eastAsia="微软雅黑" w:hAnsi="微软雅黑" w:cs="Arial" w:hint="eastAsia"/>
            <w:b/>
            <w:bCs/>
            <w:kern w:val="0"/>
            <w:sz w:val="15"/>
          </w:rPr>
          <w:t>那怎么抢救一下文件名？</w:t>
        </w:r>
        <w:r w:rsidRPr="00612E05">
          <w:rPr>
            <w:rFonts w:ascii="微软雅黑" w:eastAsia="微软雅黑" w:hAnsi="微软雅黑" w:cs="Arial" w:hint="eastAsia"/>
            <w:kern w:val="0"/>
            <w:sz w:val="15"/>
            <w:szCs w:val="15"/>
          </w:rPr>
          <w:br/>
          <w:t>直接修改文件名重新提交就可以啦。</w:t>
        </w:r>
        <w:r w:rsidRPr="00612E05">
          <w:rPr>
            <w:rFonts w:ascii="微软雅黑" w:eastAsia="微软雅黑" w:hAnsi="微软雅黑" w:cs="Arial" w:hint="eastAsia"/>
            <w:kern w:val="0"/>
            <w:sz w:val="15"/>
            <w:szCs w:val="15"/>
          </w:rPr>
          <w:br/>
        </w:r>
        <w:proofErr w:type="spellStart"/>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add -A —&gt; </w:t>
        </w:r>
        <w:proofErr w:type="spellStart"/>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commit -m “修改文件名” —&gt; </w:t>
        </w:r>
        <w:proofErr w:type="spellStart"/>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push origin master</w:t>
        </w:r>
        <w:r w:rsidRPr="00612E05">
          <w:rPr>
            <w:rFonts w:ascii="微软雅黑" w:eastAsia="微软雅黑" w:hAnsi="微软雅黑" w:cs="Arial" w:hint="eastAsia"/>
            <w:kern w:val="0"/>
            <w:sz w:val="15"/>
            <w:szCs w:val="15"/>
          </w:rPr>
          <w:br/>
        </w:r>
      </w:ins>
      <w:r>
        <w:rPr>
          <w:rFonts w:ascii="微软雅黑" w:eastAsia="微软雅黑" w:hAnsi="微软雅黑" w:cs="Arial"/>
          <w:noProof/>
          <w:kern w:val="0"/>
          <w:sz w:val="15"/>
          <w:szCs w:val="15"/>
        </w:rPr>
        <w:drawing>
          <wp:inline distT="0" distB="0" distL="0" distR="0">
            <wp:extent cx="5236845" cy="2374900"/>
            <wp:effectExtent l="19050" t="0" r="1905" b="0"/>
            <wp:docPr id="64" name="图片 6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在这里插入图片描述"/>
                    <pic:cNvPicPr>
                      <a:picLocks noChangeAspect="1" noChangeArrowheads="1"/>
                    </pic:cNvPicPr>
                  </pic:nvPicPr>
                  <pic:blipFill>
                    <a:blip r:embed="rId97"/>
                    <a:srcRect/>
                    <a:stretch>
                      <a:fillRect/>
                    </a:stretch>
                  </pic:blipFill>
                  <pic:spPr bwMode="auto">
                    <a:xfrm>
                      <a:off x="0" y="0"/>
                      <a:ext cx="5236845" cy="2374900"/>
                    </a:xfrm>
                    <a:prstGeom prst="rect">
                      <a:avLst/>
                    </a:prstGeom>
                    <a:noFill/>
                    <a:ln w="9525">
                      <a:noFill/>
                      <a:miter lim="800000"/>
                      <a:headEnd/>
                      <a:tailEnd/>
                    </a:ln>
                  </pic:spPr>
                </pic:pic>
              </a:graphicData>
            </a:graphic>
          </wp:inline>
        </w:drawing>
      </w:r>
      <w:ins w:id="296" w:author="Unknown">
        <w:r w:rsidRPr="00612E05">
          <w:rPr>
            <w:rFonts w:ascii="微软雅黑" w:eastAsia="微软雅黑" w:hAnsi="微软雅黑" w:cs="Arial" w:hint="eastAsia"/>
            <w:kern w:val="0"/>
            <w:sz w:val="15"/>
            <w:szCs w:val="15"/>
          </w:rPr>
          <w:br/>
        </w:r>
        <w:r w:rsidRPr="00612E05">
          <w:rPr>
            <w:rFonts w:ascii="微软雅黑" w:eastAsia="微软雅黑" w:hAnsi="微软雅黑" w:cs="Arial" w:hint="eastAsia"/>
            <w:b/>
            <w:bCs/>
            <w:kern w:val="0"/>
            <w:sz w:val="15"/>
          </w:rPr>
          <w:t>？push时候报错？</w:t>
        </w:r>
        <w:r w:rsidRPr="00612E05">
          <w:rPr>
            <w:rFonts w:ascii="微软雅黑" w:eastAsia="微软雅黑" w:hAnsi="微软雅黑" w:cs="Arial" w:hint="eastAsia"/>
            <w:kern w:val="0"/>
            <w:sz w:val="15"/>
            <w:szCs w:val="15"/>
          </w:rPr>
          <w:br/>
          <w:t>这是因为</w:t>
        </w:r>
        <w:proofErr w:type="spellStart"/>
        <w:r w:rsidRPr="00612E05">
          <w:rPr>
            <w:rFonts w:ascii="微软雅黑" w:eastAsia="微软雅黑" w:hAnsi="微软雅黑" w:cs="Arial" w:hint="eastAsia"/>
            <w:kern w:val="0"/>
            <w:sz w:val="15"/>
            <w:szCs w:val="15"/>
          </w:rPr>
          <w:t>github</w:t>
        </w:r>
        <w:proofErr w:type="spellEnd"/>
        <w:r w:rsidRPr="00612E05">
          <w:rPr>
            <w:rFonts w:ascii="微软雅黑" w:eastAsia="微软雅黑" w:hAnsi="微软雅黑" w:cs="Arial" w:hint="eastAsia"/>
            <w:kern w:val="0"/>
            <w:sz w:val="15"/>
            <w:szCs w:val="15"/>
          </w:rPr>
          <w:t>觉得我的本地仓库和远程仓库冲突了：</w:t>
        </w:r>
        <w:r w:rsidRPr="00612E05">
          <w:rPr>
            <w:rFonts w:ascii="微软雅黑" w:eastAsia="微软雅黑" w:hAnsi="微软雅黑" w:cs="Arial" w:hint="eastAsia"/>
            <w:kern w:val="0"/>
            <w:sz w:val="15"/>
            <w:szCs w:val="15"/>
          </w:rPr>
          <w:br/>
          <w:t>因为我刚才在本地修改了上一次的commit信息。（</w:t>
        </w:r>
        <w:r w:rsidRPr="00612E05">
          <w:rPr>
            <w:rFonts w:ascii="微软雅黑" w:eastAsia="微软雅黑" w:hAnsi="微软雅黑" w:cs="Arial" w:hint="eastAsia"/>
            <w:b/>
            <w:bCs/>
            <w:kern w:val="0"/>
            <w:sz w:val="15"/>
          </w:rPr>
          <w:t>后边详细解释</w:t>
        </w:r>
        <w:r w:rsidRPr="00612E05">
          <w:rPr>
            <w:rFonts w:ascii="微软雅黑" w:eastAsia="微软雅黑" w:hAnsi="微软雅黑" w:cs="Arial" w:hint="eastAsia"/>
            <w:kern w:val="0"/>
            <w:sz w:val="15"/>
            <w:szCs w:val="15"/>
          </w:rPr>
          <w:t>）</w:t>
        </w:r>
        <w:r w:rsidRPr="00612E05">
          <w:rPr>
            <w:rFonts w:ascii="微软雅黑" w:eastAsia="微软雅黑" w:hAnsi="微软雅黑" w:cs="Arial" w:hint="eastAsia"/>
            <w:kern w:val="0"/>
            <w:sz w:val="15"/>
            <w:szCs w:val="15"/>
          </w:rPr>
          <w:br/>
        </w:r>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push origin master -f</w:t>
        </w:r>
        <w:r w:rsidRPr="00612E05">
          <w:rPr>
            <w:rFonts w:ascii="微软雅黑" w:eastAsia="微软雅黑" w:hAnsi="微软雅黑" w:cs="Arial" w:hint="eastAsia"/>
            <w:kern w:val="0"/>
            <w:sz w:val="15"/>
          </w:rPr>
          <w:t> </w:t>
        </w:r>
        <w:r w:rsidRPr="00612E05">
          <w:rPr>
            <w:rFonts w:ascii="微软雅黑" w:eastAsia="微软雅黑" w:hAnsi="微软雅黑" w:cs="Arial" w:hint="eastAsia"/>
            <w:kern w:val="0"/>
            <w:sz w:val="15"/>
            <w:szCs w:val="15"/>
          </w:rPr>
          <w:t>这个</w:t>
        </w:r>
        <w:r w:rsidRPr="00612E05">
          <w:rPr>
            <w:rFonts w:ascii="Consolas" w:eastAsia="宋体" w:hAnsi="Consolas" w:cs="Consolas"/>
            <w:color w:val="C7254E"/>
            <w:kern w:val="0"/>
            <w:sz w:val="13"/>
          </w:rPr>
          <w:t>-f</w:t>
        </w:r>
        <w:r w:rsidRPr="00612E05">
          <w:rPr>
            <w:rFonts w:ascii="微软雅黑" w:eastAsia="微软雅黑" w:hAnsi="微软雅黑" w:cs="Arial" w:hint="eastAsia"/>
            <w:kern w:val="0"/>
            <w:sz w:val="15"/>
            <w:szCs w:val="15"/>
          </w:rPr>
          <w:t>就是force，强制推送。</w:t>
        </w:r>
      </w:ins>
    </w:p>
    <w:p w:rsidR="00612E05" w:rsidRPr="00612E05" w:rsidRDefault="00612E05" w:rsidP="00612E05">
      <w:pPr>
        <w:widowControl/>
        <w:shd w:val="clear" w:color="auto" w:fill="FFFFFF"/>
        <w:spacing w:line="243" w:lineRule="atLeast"/>
        <w:jc w:val="left"/>
        <w:rPr>
          <w:ins w:id="297" w:author="Unknown"/>
          <w:rFonts w:ascii="微软雅黑" w:eastAsia="微软雅黑" w:hAnsi="微软雅黑" w:cs="Arial" w:hint="eastAsia"/>
          <w:color w:val="4D4D4D"/>
          <w:kern w:val="0"/>
          <w:sz w:val="15"/>
          <w:szCs w:val="15"/>
        </w:rPr>
      </w:pPr>
      <w:ins w:id="298" w:author="Unknown">
        <w:r w:rsidRPr="00612E05">
          <w:rPr>
            <w:rFonts w:ascii="微软雅黑" w:eastAsia="微软雅黑" w:hAnsi="微软雅黑" w:cs="Arial" w:hint="eastAsia"/>
            <w:color w:val="4D4D4D"/>
            <w:kern w:val="0"/>
            <w:sz w:val="15"/>
            <w:szCs w:val="15"/>
          </w:rPr>
          <w:t>推完之后看看你的远程仓库，文件名改了，文件名后边的注释也是我第二次commit的注释。上边有个commit选项，</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6210935" cy="2018665"/>
            <wp:effectExtent l="19050" t="0" r="0" b="0"/>
            <wp:docPr id="65" name="图片 6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在这里插入图片描述"/>
                    <pic:cNvPicPr>
                      <a:picLocks noChangeAspect="1" noChangeArrowheads="1"/>
                    </pic:cNvPicPr>
                  </pic:nvPicPr>
                  <pic:blipFill>
                    <a:blip r:embed="rId98"/>
                    <a:srcRect/>
                    <a:stretch>
                      <a:fillRect/>
                    </a:stretch>
                  </pic:blipFill>
                  <pic:spPr bwMode="auto">
                    <a:xfrm>
                      <a:off x="0" y="0"/>
                      <a:ext cx="6210935" cy="2018665"/>
                    </a:xfrm>
                    <a:prstGeom prst="rect">
                      <a:avLst/>
                    </a:prstGeom>
                    <a:noFill/>
                    <a:ln w="9525">
                      <a:noFill/>
                      <a:miter lim="800000"/>
                      <a:headEnd/>
                      <a:tailEnd/>
                    </a:ln>
                  </pic:spPr>
                </pic:pic>
              </a:graphicData>
            </a:graphic>
          </wp:inline>
        </w:drawing>
      </w:r>
      <w:ins w:id="299" w:author="Unknown">
        <w:r w:rsidRPr="00612E05">
          <w:rPr>
            <w:rFonts w:ascii="微软雅黑" w:eastAsia="微软雅黑" w:hAnsi="微软雅黑" w:cs="Arial" w:hint="eastAsia"/>
            <w:color w:val="4D4D4D"/>
            <w:kern w:val="0"/>
            <w:sz w:val="15"/>
            <w:szCs w:val="15"/>
          </w:rPr>
          <w:lastRenderedPageBreak/>
          <w:br/>
        </w:r>
      </w:ins>
      <w:r>
        <w:rPr>
          <w:rFonts w:ascii="微软雅黑" w:eastAsia="微软雅黑" w:hAnsi="微软雅黑" w:cs="Arial"/>
          <w:noProof/>
          <w:color w:val="4D4D4D"/>
          <w:kern w:val="0"/>
          <w:sz w:val="15"/>
          <w:szCs w:val="15"/>
        </w:rPr>
        <w:drawing>
          <wp:inline distT="0" distB="0" distL="0" distR="0">
            <wp:extent cx="4334510" cy="2155190"/>
            <wp:effectExtent l="19050" t="0" r="8890" b="0"/>
            <wp:docPr id="66" name="图片 6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在这里插入图片描述"/>
                    <pic:cNvPicPr>
                      <a:picLocks noChangeAspect="1" noChangeArrowheads="1"/>
                    </pic:cNvPicPr>
                  </pic:nvPicPr>
                  <pic:blipFill>
                    <a:blip r:embed="rId99"/>
                    <a:srcRect/>
                    <a:stretch>
                      <a:fillRect/>
                    </a:stretch>
                  </pic:blipFill>
                  <pic:spPr bwMode="auto">
                    <a:xfrm>
                      <a:off x="0" y="0"/>
                      <a:ext cx="4334510" cy="2155190"/>
                    </a:xfrm>
                    <a:prstGeom prst="rect">
                      <a:avLst/>
                    </a:prstGeom>
                    <a:noFill/>
                    <a:ln w="9525">
                      <a:noFill/>
                      <a:miter lim="800000"/>
                      <a:headEnd/>
                      <a:tailEnd/>
                    </a:ln>
                  </pic:spPr>
                </pic:pic>
              </a:graphicData>
            </a:graphic>
          </wp:inline>
        </w:drawing>
      </w:r>
    </w:p>
    <w:p w:rsidR="00612E05" w:rsidRPr="00612E05" w:rsidRDefault="00612E05" w:rsidP="00612E05">
      <w:pPr>
        <w:widowControl/>
        <w:numPr>
          <w:ilvl w:val="0"/>
          <w:numId w:val="17"/>
        </w:numPr>
        <w:shd w:val="clear" w:color="auto" w:fill="FFFFFF"/>
        <w:spacing w:line="213" w:lineRule="atLeast"/>
        <w:ind w:left="374"/>
        <w:jc w:val="left"/>
        <w:rPr>
          <w:ins w:id="300" w:author="Unknown"/>
          <w:rFonts w:ascii="微软雅黑" w:eastAsia="微软雅黑" w:hAnsi="微软雅黑" w:cs="Arial" w:hint="eastAsia"/>
          <w:kern w:val="0"/>
          <w:sz w:val="15"/>
          <w:szCs w:val="15"/>
        </w:rPr>
      </w:pPr>
      <w:ins w:id="301" w:author="Unknown">
        <w:r w:rsidRPr="00612E05">
          <w:rPr>
            <w:rFonts w:ascii="微软雅黑" w:eastAsia="微软雅黑" w:hAnsi="微软雅黑" w:cs="Arial" w:hint="eastAsia"/>
            <w:b/>
            <w:bCs/>
            <w:kern w:val="0"/>
            <w:sz w:val="15"/>
          </w:rPr>
          <w:t>补充解释</w:t>
        </w:r>
      </w:ins>
    </w:p>
    <w:p w:rsidR="00612E05" w:rsidRPr="00612E05" w:rsidRDefault="00612E05" w:rsidP="00612E05">
      <w:pPr>
        <w:widowControl/>
        <w:numPr>
          <w:ilvl w:val="1"/>
          <w:numId w:val="18"/>
        </w:numPr>
        <w:shd w:val="clear" w:color="auto" w:fill="FFFFFF"/>
        <w:spacing w:line="243" w:lineRule="atLeast"/>
        <w:ind w:left="673"/>
        <w:jc w:val="left"/>
        <w:rPr>
          <w:ins w:id="302" w:author="Unknown"/>
          <w:rFonts w:ascii="微软雅黑" w:eastAsia="微软雅黑" w:hAnsi="微软雅黑" w:cs="Arial" w:hint="eastAsia"/>
          <w:color w:val="4D4D4D"/>
          <w:kern w:val="0"/>
          <w:sz w:val="15"/>
          <w:szCs w:val="15"/>
        </w:rPr>
      </w:pPr>
      <w:ins w:id="303" w:author="Unknown">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commit --amend</w:t>
        </w:r>
        <w:r w:rsidRPr="00612E05">
          <w:rPr>
            <w:rFonts w:ascii="微软雅黑" w:eastAsia="微软雅黑" w:hAnsi="微软雅黑" w:cs="Arial" w:hint="eastAsia"/>
            <w:color w:val="4D4D4D"/>
            <w:kern w:val="0"/>
            <w:sz w:val="15"/>
            <w:szCs w:val="15"/>
          </w:rPr>
          <w:t>的作用：</w:t>
        </w:r>
        <w:r w:rsidRPr="00612E05">
          <w:rPr>
            <w:rFonts w:ascii="微软雅黑" w:eastAsia="微软雅黑" w:hAnsi="微软雅黑" w:cs="Arial" w:hint="eastAsia"/>
            <w:color w:val="4D4D4D"/>
            <w:kern w:val="0"/>
            <w:sz w:val="15"/>
            <w:szCs w:val="15"/>
          </w:rPr>
          <w:br/>
        </w:r>
        <w:proofErr w:type="spellStart"/>
        <w:r w:rsidRPr="00612E05">
          <w:rPr>
            <w:rFonts w:ascii="微软雅黑" w:eastAsia="微软雅黑" w:hAnsi="微软雅黑" w:cs="Arial" w:hint="eastAsia"/>
            <w:color w:val="4D4D4D"/>
            <w:kern w:val="0"/>
            <w:sz w:val="15"/>
            <w:szCs w:val="15"/>
          </w:rPr>
          <w:t>github</w:t>
        </w:r>
        <w:proofErr w:type="spellEnd"/>
        <w:r w:rsidRPr="00612E05">
          <w:rPr>
            <w:rFonts w:ascii="微软雅黑" w:eastAsia="微软雅黑" w:hAnsi="微软雅黑" w:cs="Arial" w:hint="eastAsia"/>
            <w:color w:val="4D4D4D"/>
            <w:kern w:val="0"/>
            <w:sz w:val="15"/>
            <w:szCs w:val="15"/>
          </w:rPr>
          <w:t>不管你做错了啥，他都会给你保存的，就是即使你改了，你的错误记录永远存在！但是使用</w:t>
        </w:r>
        <w:proofErr w:type="spellStart"/>
        <w:r w:rsidRPr="00612E05">
          <w:rPr>
            <w:rFonts w:ascii="微软雅黑" w:eastAsia="微软雅黑" w:hAnsi="微软雅黑" w:cs="Arial" w:hint="eastAsia"/>
            <w:color w:val="4D4D4D"/>
            <w:kern w:val="0"/>
            <w:sz w:val="15"/>
            <w:szCs w:val="15"/>
          </w:rPr>
          <w:t>git</w:t>
        </w:r>
        <w:proofErr w:type="spellEnd"/>
        <w:r w:rsidRPr="00612E05">
          <w:rPr>
            <w:rFonts w:ascii="微软雅黑" w:eastAsia="微软雅黑" w:hAnsi="微软雅黑" w:cs="Arial" w:hint="eastAsia"/>
            <w:color w:val="4D4D4D"/>
            <w:kern w:val="0"/>
            <w:sz w:val="15"/>
            <w:szCs w:val="15"/>
          </w:rPr>
          <w:t xml:space="preserve"> commit --amend，你可以神不知鬼不觉悄咪咪修改你的错误commit注释，╭(●｀</w:t>
        </w:r>
        <w:r w:rsidRPr="00612E05">
          <w:rPr>
            <w:rFonts w:ascii="Cambria Math" w:eastAsia="微软雅黑" w:hAnsi="Cambria Math" w:cs="Cambria Math"/>
            <w:color w:val="4D4D4D"/>
            <w:kern w:val="0"/>
            <w:sz w:val="15"/>
            <w:szCs w:val="15"/>
          </w:rPr>
          <w:t>∀</w:t>
        </w:r>
        <w:r w:rsidRPr="00612E05">
          <w:rPr>
            <w:rFonts w:ascii="微软雅黑" w:eastAsia="微软雅黑" w:hAnsi="微软雅黑" w:cs="微软雅黑" w:hint="eastAsia"/>
            <w:color w:val="4D4D4D"/>
            <w:kern w:val="0"/>
            <w:sz w:val="15"/>
            <w:szCs w:val="15"/>
          </w:rPr>
          <w:t>´●</w:t>
        </w:r>
        <w:r w:rsidRPr="00612E05">
          <w:rPr>
            <w:rFonts w:ascii="微软雅黑" w:eastAsia="微软雅黑" w:hAnsi="微软雅黑" w:cs="Arial" w:hint="eastAsia"/>
            <w:color w:val="4D4D4D"/>
            <w:kern w:val="0"/>
            <w:sz w:val="15"/>
            <w:szCs w:val="15"/>
          </w:rPr>
          <w:t>)╯只有天知地知你知。</w:t>
        </w:r>
      </w:ins>
    </w:p>
    <w:p w:rsidR="00612E05" w:rsidRPr="00612E05" w:rsidRDefault="00612E05" w:rsidP="00612E05">
      <w:pPr>
        <w:widowControl/>
        <w:numPr>
          <w:ilvl w:val="1"/>
          <w:numId w:val="18"/>
        </w:numPr>
        <w:shd w:val="clear" w:color="auto" w:fill="FFFFFF"/>
        <w:spacing w:line="243" w:lineRule="atLeast"/>
        <w:ind w:left="673"/>
        <w:jc w:val="left"/>
        <w:rPr>
          <w:ins w:id="304" w:author="Unknown"/>
          <w:rFonts w:ascii="微软雅黑" w:eastAsia="微软雅黑" w:hAnsi="微软雅黑" w:cs="Arial" w:hint="eastAsia"/>
          <w:color w:val="4D4D4D"/>
          <w:kern w:val="0"/>
          <w:sz w:val="15"/>
          <w:szCs w:val="15"/>
        </w:rPr>
      </w:pPr>
      <w:ins w:id="305" w:author="Unknown">
        <w:r w:rsidRPr="00612E05">
          <w:rPr>
            <w:rFonts w:ascii="微软雅黑" w:eastAsia="微软雅黑" w:hAnsi="微软雅黑" w:cs="Arial" w:hint="eastAsia"/>
            <w:color w:val="4D4D4D"/>
            <w:kern w:val="0"/>
            <w:sz w:val="15"/>
            <w:szCs w:val="15"/>
          </w:rPr>
          <w:t>push时候报错：</w:t>
        </w:r>
        <w:r w:rsidRPr="00612E05">
          <w:rPr>
            <w:rFonts w:ascii="微软雅黑" w:eastAsia="微软雅黑" w:hAnsi="微软雅黑" w:cs="Arial" w:hint="eastAsia"/>
            <w:color w:val="4D4D4D"/>
            <w:kern w:val="0"/>
            <w:sz w:val="15"/>
            <w:szCs w:val="15"/>
          </w:rPr>
          <w:br/>
        </w:r>
        <w:proofErr w:type="spellStart"/>
        <w:r w:rsidRPr="00612E05">
          <w:rPr>
            <w:rFonts w:ascii="微软雅黑" w:eastAsia="微软雅黑" w:hAnsi="微软雅黑" w:cs="Arial" w:hint="eastAsia"/>
            <w:color w:val="4D4D4D"/>
            <w:kern w:val="0"/>
            <w:sz w:val="15"/>
            <w:szCs w:val="15"/>
          </w:rPr>
          <w:t>github</w:t>
        </w:r>
        <w:proofErr w:type="spellEnd"/>
        <w:r w:rsidRPr="00612E05">
          <w:rPr>
            <w:rFonts w:ascii="微软雅黑" w:eastAsia="微软雅黑" w:hAnsi="微软雅黑" w:cs="Arial" w:hint="eastAsia"/>
            <w:color w:val="4D4D4D"/>
            <w:kern w:val="0"/>
            <w:sz w:val="15"/>
            <w:szCs w:val="15"/>
          </w:rPr>
          <w:t>你可以理解为差额备份，就是你本地提交上去之后，它备份起来。你本地修改了，它会对你修改的部分继续备份。</w:t>
        </w:r>
        <w:r w:rsidRPr="00612E05">
          <w:rPr>
            <w:rFonts w:ascii="微软雅黑" w:eastAsia="微软雅黑" w:hAnsi="微软雅黑" w:cs="Arial" w:hint="eastAsia"/>
            <w:b/>
            <w:bCs/>
            <w:color w:val="4D4D4D"/>
            <w:kern w:val="0"/>
            <w:sz w:val="15"/>
          </w:rPr>
          <w:t>也就是说在你这次修改之前，本地仓库应该和远程仓库一模一样。</w:t>
        </w:r>
        <w:r w:rsidRPr="00612E05">
          <w:rPr>
            <w:rFonts w:ascii="微软雅黑" w:eastAsia="微软雅黑" w:hAnsi="微软雅黑" w:cs="Arial" w:hint="eastAsia"/>
            <w:color w:val="4D4D4D"/>
            <w:kern w:val="0"/>
            <w:sz w:val="15"/>
            <w:szCs w:val="15"/>
          </w:rPr>
          <w:br/>
          <w:t>但是我刚才强行修改了</w:t>
        </w:r>
        <w:r w:rsidRPr="00612E05">
          <w:rPr>
            <w:rFonts w:ascii="微软雅黑" w:eastAsia="微软雅黑" w:hAnsi="微软雅黑" w:cs="Arial" w:hint="eastAsia"/>
            <w:b/>
            <w:bCs/>
            <w:color w:val="4D4D4D"/>
            <w:kern w:val="0"/>
            <w:sz w:val="15"/>
          </w:rPr>
          <w:t>上次</w:t>
        </w:r>
        <w:r w:rsidRPr="00612E05">
          <w:rPr>
            <w:rFonts w:ascii="微软雅黑" w:eastAsia="微软雅黑" w:hAnsi="微软雅黑" w:cs="Arial" w:hint="eastAsia"/>
            <w:color w:val="4D4D4D"/>
            <w:kern w:val="0"/>
            <w:sz w:val="15"/>
            <w:szCs w:val="15"/>
          </w:rPr>
          <w:t>的commit注释信息。</w:t>
        </w:r>
        <w:r w:rsidRPr="00612E05">
          <w:rPr>
            <w:rFonts w:ascii="微软雅黑" w:eastAsia="微软雅黑" w:hAnsi="微软雅黑" w:cs="Arial" w:hint="eastAsia"/>
            <w:b/>
            <w:bCs/>
            <w:color w:val="4D4D4D"/>
            <w:kern w:val="0"/>
            <w:sz w:val="15"/>
          </w:rPr>
          <w:t>现在</w:t>
        </w:r>
        <w:r w:rsidRPr="00612E05">
          <w:rPr>
            <w:rFonts w:ascii="微软雅黑" w:eastAsia="微软雅黑" w:hAnsi="微软雅黑" w:cs="Arial" w:hint="eastAsia"/>
            <w:color w:val="4D4D4D"/>
            <w:kern w:val="0"/>
            <w:sz w:val="15"/>
            <w:szCs w:val="15"/>
          </w:rPr>
          <w:t>本地仓库里；</w:t>
        </w:r>
      </w:ins>
    </w:p>
    <w:p w:rsidR="00612E05" w:rsidRPr="00612E05" w:rsidRDefault="00612E05" w:rsidP="00612E05">
      <w:pPr>
        <w:widowControl/>
        <w:numPr>
          <w:ilvl w:val="2"/>
          <w:numId w:val="19"/>
        </w:numPr>
        <w:shd w:val="clear" w:color="auto" w:fill="FFFFFF"/>
        <w:spacing w:line="213" w:lineRule="atLeast"/>
        <w:ind w:left="972"/>
        <w:jc w:val="left"/>
        <w:rPr>
          <w:ins w:id="306" w:author="Unknown"/>
          <w:rFonts w:ascii="微软雅黑" w:eastAsia="微软雅黑" w:hAnsi="微软雅黑" w:cs="Arial" w:hint="eastAsia"/>
          <w:kern w:val="0"/>
          <w:sz w:val="15"/>
          <w:szCs w:val="15"/>
        </w:rPr>
      </w:pPr>
      <w:ins w:id="307" w:author="Unknown">
        <w:r w:rsidRPr="00612E05">
          <w:rPr>
            <w:rFonts w:ascii="微软雅黑" w:eastAsia="微软雅黑" w:hAnsi="微软雅黑" w:cs="Arial" w:hint="eastAsia"/>
            <w:kern w:val="0"/>
            <w:sz w:val="15"/>
            <w:szCs w:val="15"/>
          </w:rPr>
          <w:t>上次的commit是“新建了readme”，</w:t>
        </w:r>
        <w:r w:rsidRPr="00612E05">
          <w:rPr>
            <w:rFonts w:ascii="微软雅黑" w:eastAsia="微软雅黑" w:hAnsi="微软雅黑" w:cs="Arial" w:hint="eastAsia"/>
            <w:kern w:val="0"/>
            <w:sz w:val="15"/>
            <w:szCs w:val="15"/>
          </w:rPr>
          <w:br/>
          <w:t>使用</w:t>
        </w:r>
        <w:proofErr w:type="spellStart"/>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log看一下，本地仓库上次的提交注释确实是改变了。</w:t>
        </w:r>
      </w:ins>
      <w:r>
        <w:rPr>
          <w:rFonts w:ascii="微软雅黑" w:eastAsia="微软雅黑" w:hAnsi="微软雅黑" w:cs="Arial"/>
          <w:noProof/>
          <w:kern w:val="0"/>
          <w:sz w:val="15"/>
          <w:szCs w:val="15"/>
        </w:rPr>
        <w:drawing>
          <wp:inline distT="0" distB="0" distL="0" distR="0">
            <wp:extent cx="4322445" cy="1894205"/>
            <wp:effectExtent l="19050" t="0" r="1905" b="0"/>
            <wp:docPr id="67" name="图片 6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在这里插入图片描述"/>
                    <pic:cNvPicPr>
                      <a:picLocks noChangeAspect="1" noChangeArrowheads="1"/>
                    </pic:cNvPicPr>
                  </pic:nvPicPr>
                  <pic:blipFill>
                    <a:blip r:embed="rId100"/>
                    <a:srcRect/>
                    <a:stretch>
                      <a:fillRect/>
                    </a:stretch>
                  </pic:blipFill>
                  <pic:spPr bwMode="auto">
                    <a:xfrm>
                      <a:off x="0" y="0"/>
                      <a:ext cx="4322445" cy="1894205"/>
                    </a:xfrm>
                    <a:prstGeom prst="rect">
                      <a:avLst/>
                    </a:prstGeom>
                    <a:noFill/>
                    <a:ln w="9525">
                      <a:noFill/>
                      <a:miter lim="800000"/>
                      <a:headEnd/>
                      <a:tailEnd/>
                    </a:ln>
                  </pic:spPr>
                </pic:pic>
              </a:graphicData>
            </a:graphic>
          </wp:inline>
        </w:drawing>
      </w:r>
    </w:p>
    <w:p w:rsidR="00612E05" w:rsidRPr="00612E05" w:rsidRDefault="00612E05" w:rsidP="00612E05">
      <w:pPr>
        <w:widowControl/>
        <w:numPr>
          <w:ilvl w:val="2"/>
          <w:numId w:val="19"/>
        </w:numPr>
        <w:shd w:val="clear" w:color="auto" w:fill="FFFFFF"/>
        <w:spacing w:before="75" w:line="213" w:lineRule="atLeast"/>
        <w:ind w:left="972"/>
        <w:jc w:val="left"/>
        <w:rPr>
          <w:ins w:id="308" w:author="Unknown"/>
          <w:rFonts w:ascii="微软雅黑" w:eastAsia="微软雅黑" w:hAnsi="微软雅黑" w:cs="Arial" w:hint="eastAsia"/>
          <w:kern w:val="0"/>
          <w:sz w:val="15"/>
          <w:szCs w:val="15"/>
        </w:rPr>
      </w:pPr>
      <w:ins w:id="309" w:author="Unknown">
        <w:r w:rsidRPr="00612E05">
          <w:rPr>
            <w:rFonts w:ascii="微软雅黑" w:eastAsia="微软雅黑" w:hAnsi="微软雅黑" w:cs="Arial" w:hint="eastAsia"/>
            <w:kern w:val="0"/>
            <w:sz w:val="15"/>
            <w:szCs w:val="15"/>
          </w:rPr>
          <w:t>但是远程仓库上次的commit是“</w:t>
        </w:r>
        <w:proofErr w:type="spellStart"/>
        <w:r w:rsidRPr="00612E05">
          <w:rPr>
            <w:rFonts w:ascii="微软雅黑" w:eastAsia="微软雅黑" w:hAnsi="微软雅黑" w:cs="Arial" w:hint="eastAsia"/>
            <w:kern w:val="0"/>
            <w:sz w:val="15"/>
            <w:szCs w:val="15"/>
          </w:rPr>
          <w:t>readmee</w:t>
        </w:r>
        <w:proofErr w:type="spellEnd"/>
        <w:r w:rsidRPr="00612E05">
          <w:rPr>
            <w:rFonts w:ascii="微软雅黑" w:eastAsia="微软雅黑" w:hAnsi="微软雅黑" w:cs="Arial" w:hint="eastAsia"/>
            <w:kern w:val="0"/>
            <w:sz w:val="15"/>
            <w:szCs w:val="15"/>
          </w:rPr>
          <w:t>”。</w:t>
        </w:r>
      </w:ins>
    </w:p>
    <w:p w:rsidR="00612E05" w:rsidRPr="00612E05" w:rsidRDefault="00612E05" w:rsidP="00612E05">
      <w:pPr>
        <w:widowControl/>
        <w:shd w:val="clear" w:color="auto" w:fill="FFFFFF"/>
        <w:spacing w:line="243" w:lineRule="atLeast"/>
        <w:ind w:left="673"/>
        <w:jc w:val="left"/>
        <w:rPr>
          <w:ins w:id="310" w:author="Unknown"/>
          <w:rFonts w:ascii="微软雅黑" w:eastAsia="微软雅黑" w:hAnsi="微软雅黑" w:cs="Arial" w:hint="eastAsia"/>
          <w:color w:val="4D4D4D"/>
          <w:kern w:val="0"/>
          <w:sz w:val="15"/>
          <w:szCs w:val="15"/>
        </w:rPr>
      </w:pPr>
      <w:ins w:id="311" w:author="Unknown">
        <w:r w:rsidRPr="00612E05">
          <w:rPr>
            <w:rFonts w:ascii="微软雅黑" w:eastAsia="微软雅黑" w:hAnsi="微软雅黑" w:cs="Arial" w:hint="eastAsia"/>
            <w:color w:val="4D4D4D"/>
            <w:kern w:val="0"/>
            <w:sz w:val="15"/>
            <w:szCs w:val="15"/>
          </w:rPr>
          <w:t>我修改的是</w:t>
        </w:r>
        <w:r w:rsidRPr="00612E05">
          <w:rPr>
            <w:rFonts w:ascii="微软雅黑" w:eastAsia="微软雅黑" w:hAnsi="微软雅黑" w:cs="Arial" w:hint="eastAsia"/>
            <w:b/>
            <w:bCs/>
            <w:color w:val="4D4D4D"/>
            <w:kern w:val="0"/>
            <w:sz w:val="15"/>
          </w:rPr>
          <w:t>上次</w:t>
        </w:r>
        <w:r w:rsidRPr="00612E05">
          <w:rPr>
            <w:rFonts w:ascii="微软雅黑" w:eastAsia="微软雅黑" w:hAnsi="微软雅黑" w:cs="Arial" w:hint="eastAsia"/>
            <w:color w:val="4D4D4D"/>
            <w:kern w:val="0"/>
            <w:sz w:val="15"/>
            <w:szCs w:val="15"/>
          </w:rPr>
          <w:t>的commit，所以我</w:t>
        </w:r>
        <w:r w:rsidRPr="00612E05">
          <w:rPr>
            <w:rFonts w:ascii="微软雅黑" w:eastAsia="微软雅黑" w:hAnsi="微软雅黑" w:cs="Arial" w:hint="eastAsia"/>
            <w:b/>
            <w:bCs/>
            <w:color w:val="4D4D4D"/>
            <w:kern w:val="0"/>
            <w:sz w:val="15"/>
          </w:rPr>
          <w:t>这次</w:t>
        </w:r>
        <w:r w:rsidRPr="00612E05">
          <w:rPr>
            <w:rFonts w:ascii="微软雅黑" w:eastAsia="微软雅黑" w:hAnsi="微软雅黑" w:cs="Arial" w:hint="eastAsia"/>
            <w:color w:val="4D4D4D"/>
            <w:kern w:val="0"/>
            <w:sz w:val="15"/>
            <w:szCs w:val="15"/>
          </w:rPr>
          <w:t>推的时候</w:t>
        </w:r>
        <w:proofErr w:type="spellStart"/>
        <w:r w:rsidRPr="00612E05">
          <w:rPr>
            <w:rFonts w:ascii="微软雅黑" w:eastAsia="微软雅黑" w:hAnsi="微软雅黑" w:cs="Arial" w:hint="eastAsia"/>
            <w:color w:val="4D4D4D"/>
            <w:kern w:val="0"/>
            <w:sz w:val="15"/>
            <w:szCs w:val="15"/>
          </w:rPr>
          <w:t>github</w:t>
        </w:r>
        <w:proofErr w:type="spellEnd"/>
        <w:r w:rsidRPr="00612E05">
          <w:rPr>
            <w:rFonts w:ascii="微软雅黑" w:eastAsia="微软雅黑" w:hAnsi="微软雅黑" w:cs="Arial" w:hint="eastAsia"/>
            <w:color w:val="4D4D4D"/>
            <w:kern w:val="0"/>
            <w:sz w:val="15"/>
            <w:szCs w:val="15"/>
          </w:rPr>
          <w:t>就认为这次修改之前的本地仓库和远程仓库不一样，因此就会报错说我数据冲突。</w:t>
        </w:r>
      </w:ins>
    </w:p>
    <w:p w:rsidR="00612E05" w:rsidRPr="00612E05" w:rsidRDefault="00612E05" w:rsidP="00612E05">
      <w:pPr>
        <w:widowControl/>
        <w:shd w:val="clear" w:color="auto" w:fill="FFFFFF"/>
        <w:spacing w:before="75" w:after="150" w:line="262" w:lineRule="atLeast"/>
        <w:jc w:val="left"/>
        <w:outlineLvl w:val="3"/>
        <w:rPr>
          <w:ins w:id="312" w:author="Unknown"/>
          <w:rFonts w:ascii="微软雅黑" w:eastAsia="微软雅黑" w:hAnsi="微软雅黑" w:cs="Arial" w:hint="eastAsia"/>
          <w:b/>
          <w:bCs/>
          <w:color w:val="4F4F4F"/>
          <w:kern w:val="0"/>
          <w:sz w:val="19"/>
          <w:szCs w:val="19"/>
        </w:rPr>
      </w:pPr>
      <w:ins w:id="313" w:author="Unknown">
        <w:r w:rsidRPr="00612E05">
          <w:rPr>
            <w:rFonts w:ascii="微软雅黑" w:eastAsia="微软雅黑" w:hAnsi="微软雅黑" w:cs="Arial" w:hint="eastAsia"/>
            <w:b/>
            <w:bCs/>
            <w:color w:val="4F4F4F"/>
            <w:kern w:val="0"/>
            <w:sz w:val="19"/>
            <w:szCs w:val="19"/>
          </w:rPr>
          <w:t>4.5 文件下拉</w:t>
        </w:r>
      </w:ins>
    </w:p>
    <w:p w:rsidR="00612E05" w:rsidRPr="00612E05" w:rsidRDefault="00612E05" w:rsidP="00612E05">
      <w:pPr>
        <w:widowControl/>
        <w:shd w:val="clear" w:color="auto" w:fill="FFFFFF"/>
        <w:spacing w:line="243" w:lineRule="atLeast"/>
        <w:jc w:val="left"/>
        <w:rPr>
          <w:ins w:id="314" w:author="Unknown"/>
          <w:rFonts w:ascii="微软雅黑" w:eastAsia="微软雅黑" w:hAnsi="微软雅黑" w:cs="Arial" w:hint="eastAsia"/>
          <w:color w:val="4D4D4D"/>
          <w:kern w:val="0"/>
          <w:sz w:val="15"/>
          <w:szCs w:val="15"/>
        </w:rPr>
      </w:pPr>
      <w:ins w:id="315" w:author="Unknown">
        <w:r w:rsidRPr="00612E05">
          <w:rPr>
            <w:rFonts w:ascii="微软雅黑" w:eastAsia="微软雅黑" w:hAnsi="微软雅黑" w:cs="Arial" w:hint="eastAsia"/>
            <w:color w:val="4D4D4D"/>
            <w:kern w:val="0"/>
            <w:sz w:val="15"/>
            <w:szCs w:val="15"/>
          </w:rPr>
          <w:t>上边push报错，我自己知道数据差在哪里，所以使用了强制推送。但是在团队合作中，push报错，那铁定是你队友修改了远程仓库，如果你再强制上传，那你就是毁了你队友的代码。所以如何保证在你修改之前，自己的文件跟远程仓库一致呢。</w:t>
        </w:r>
        <w:r w:rsidRPr="00612E05">
          <w:rPr>
            <w:rFonts w:ascii="微软雅黑" w:eastAsia="微软雅黑" w:hAnsi="微软雅黑" w:cs="Arial" w:hint="eastAsia"/>
            <w:color w:val="4D4D4D"/>
            <w:kern w:val="0"/>
            <w:sz w:val="15"/>
            <w:szCs w:val="15"/>
          </w:rPr>
          <w:br/>
        </w:r>
        <w:r w:rsidRPr="00612E05">
          <w:rPr>
            <w:rFonts w:ascii="微软雅黑" w:eastAsia="微软雅黑" w:hAnsi="微软雅黑" w:cs="Arial" w:hint="eastAsia"/>
            <w:b/>
            <w:bCs/>
            <w:color w:val="4D4D4D"/>
            <w:kern w:val="0"/>
            <w:sz w:val="15"/>
          </w:rPr>
          <w:t>方法1：</w:t>
        </w:r>
        <w:r w:rsidRPr="00612E05">
          <w:rPr>
            <w:rFonts w:ascii="微软雅黑" w:eastAsia="微软雅黑" w:hAnsi="微软雅黑" w:cs="Arial" w:hint="eastAsia"/>
            <w:color w:val="4D4D4D"/>
            <w:kern w:val="0"/>
            <w:sz w:val="15"/>
          </w:rPr>
          <w:t> </w:t>
        </w:r>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pull </w:t>
        </w:r>
        <w:r w:rsidRPr="00612E05">
          <w:rPr>
            <w:rFonts w:ascii="Consolas" w:eastAsia="宋体" w:hAnsi="Consolas" w:cs="Consolas"/>
            <w:color w:val="C7254E"/>
            <w:kern w:val="0"/>
            <w:sz w:val="13"/>
          </w:rPr>
          <w:t>仓库名称</w:t>
        </w:r>
      </w:ins>
    </w:p>
    <w:p w:rsidR="00612E05" w:rsidRPr="00612E05" w:rsidRDefault="00612E05" w:rsidP="00612E05">
      <w:pPr>
        <w:widowControl/>
        <w:shd w:val="clear" w:color="auto" w:fill="FFFFFF"/>
        <w:spacing w:line="243" w:lineRule="atLeast"/>
        <w:jc w:val="left"/>
        <w:rPr>
          <w:ins w:id="316" w:author="Unknown"/>
          <w:rFonts w:ascii="微软雅黑" w:eastAsia="微软雅黑" w:hAnsi="微软雅黑" w:cs="Arial" w:hint="eastAsia"/>
          <w:color w:val="4D4D4D"/>
          <w:kern w:val="0"/>
          <w:sz w:val="15"/>
          <w:szCs w:val="15"/>
        </w:rPr>
      </w:pPr>
      <w:ins w:id="317" w:author="Unknown">
        <w:r w:rsidRPr="00612E05">
          <w:rPr>
            <w:rFonts w:ascii="微软雅黑" w:eastAsia="微软雅黑" w:hAnsi="微软雅黑" w:cs="Arial" w:hint="eastAsia"/>
            <w:b/>
            <w:bCs/>
            <w:color w:val="4D4D4D"/>
            <w:kern w:val="0"/>
            <w:sz w:val="15"/>
          </w:rPr>
          <w:t>尝试一下</w:t>
        </w:r>
        <w:r w:rsidRPr="00612E05">
          <w:rPr>
            <w:rFonts w:ascii="微软雅黑" w:eastAsia="微软雅黑" w:hAnsi="微软雅黑" w:cs="Arial" w:hint="eastAsia"/>
            <w:color w:val="4D4D4D"/>
            <w:kern w:val="0"/>
            <w:sz w:val="15"/>
            <w:szCs w:val="15"/>
          </w:rPr>
          <w:br/>
          <w:t>比如我现在跑到我的远程仓库修改了readme：</w:t>
        </w:r>
      </w:ins>
    </w:p>
    <w:p w:rsidR="00612E05" w:rsidRPr="00612E05" w:rsidRDefault="00612E05" w:rsidP="00612E05">
      <w:pPr>
        <w:widowControl/>
        <w:numPr>
          <w:ilvl w:val="0"/>
          <w:numId w:val="20"/>
        </w:numPr>
        <w:shd w:val="clear" w:color="auto" w:fill="FFFFFF"/>
        <w:spacing w:line="213" w:lineRule="atLeast"/>
        <w:ind w:left="374"/>
        <w:jc w:val="left"/>
        <w:rPr>
          <w:ins w:id="318" w:author="Unknown"/>
          <w:rFonts w:ascii="微软雅黑" w:eastAsia="微软雅黑" w:hAnsi="微软雅黑" w:cs="Arial" w:hint="eastAsia"/>
          <w:kern w:val="0"/>
          <w:sz w:val="15"/>
          <w:szCs w:val="15"/>
        </w:rPr>
      </w:pPr>
      <w:ins w:id="319" w:author="Unknown">
        <w:r w:rsidRPr="00612E05">
          <w:rPr>
            <w:rFonts w:ascii="微软雅黑" w:eastAsia="微软雅黑" w:hAnsi="微软雅黑" w:cs="Arial" w:hint="eastAsia"/>
            <w:kern w:val="0"/>
            <w:sz w:val="15"/>
            <w:szCs w:val="15"/>
          </w:rPr>
          <w:lastRenderedPageBreak/>
          <w:t>点要修改的文件，进去之后点击编辑。</w:t>
        </w:r>
        <w:r w:rsidRPr="00612E05">
          <w:rPr>
            <w:rFonts w:ascii="微软雅黑" w:eastAsia="微软雅黑" w:hAnsi="微软雅黑" w:cs="Arial" w:hint="eastAsia"/>
            <w:kern w:val="0"/>
            <w:sz w:val="15"/>
            <w:szCs w:val="15"/>
          </w:rPr>
          <w:br/>
        </w:r>
      </w:ins>
      <w:r>
        <w:rPr>
          <w:rFonts w:ascii="微软雅黑" w:eastAsia="微软雅黑" w:hAnsi="微软雅黑" w:cs="Arial"/>
          <w:noProof/>
          <w:kern w:val="0"/>
          <w:sz w:val="15"/>
          <w:szCs w:val="15"/>
        </w:rPr>
        <w:drawing>
          <wp:inline distT="0" distB="0" distL="0" distR="0">
            <wp:extent cx="9518015" cy="570230"/>
            <wp:effectExtent l="19050" t="0" r="6985" b="0"/>
            <wp:docPr id="68" name="图片 6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在这里插入图片描述"/>
                    <pic:cNvPicPr>
                      <a:picLocks noChangeAspect="1" noChangeArrowheads="1"/>
                    </pic:cNvPicPr>
                  </pic:nvPicPr>
                  <pic:blipFill>
                    <a:blip r:embed="rId101"/>
                    <a:srcRect/>
                    <a:stretch>
                      <a:fillRect/>
                    </a:stretch>
                  </pic:blipFill>
                  <pic:spPr bwMode="auto">
                    <a:xfrm>
                      <a:off x="0" y="0"/>
                      <a:ext cx="9518015" cy="570230"/>
                    </a:xfrm>
                    <a:prstGeom prst="rect">
                      <a:avLst/>
                    </a:prstGeom>
                    <a:noFill/>
                    <a:ln w="9525">
                      <a:noFill/>
                      <a:miter lim="800000"/>
                      <a:headEnd/>
                      <a:tailEnd/>
                    </a:ln>
                  </pic:spPr>
                </pic:pic>
              </a:graphicData>
            </a:graphic>
          </wp:inline>
        </w:drawing>
      </w:r>
    </w:p>
    <w:p w:rsidR="00612E05" w:rsidRPr="00612E05" w:rsidRDefault="00612E05" w:rsidP="00612E05">
      <w:pPr>
        <w:widowControl/>
        <w:numPr>
          <w:ilvl w:val="0"/>
          <w:numId w:val="20"/>
        </w:numPr>
        <w:shd w:val="clear" w:color="auto" w:fill="FFFFFF"/>
        <w:spacing w:line="213" w:lineRule="atLeast"/>
        <w:ind w:left="374"/>
        <w:jc w:val="left"/>
        <w:rPr>
          <w:ins w:id="320" w:author="Unknown"/>
          <w:rFonts w:ascii="微软雅黑" w:eastAsia="微软雅黑" w:hAnsi="微软雅黑" w:cs="Arial" w:hint="eastAsia"/>
          <w:kern w:val="0"/>
          <w:sz w:val="15"/>
          <w:szCs w:val="15"/>
        </w:rPr>
      </w:pPr>
      <w:ins w:id="321" w:author="Unknown">
        <w:r w:rsidRPr="00612E05">
          <w:rPr>
            <w:rFonts w:ascii="微软雅黑" w:eastAsia="微软雅黑" w:hAnsi="微软雅黑" w:cs="Arial" w:hint="eastAsia"/>
            <w:kern w:val="0"/>
            <w:sz w:val="15"/>
            <w:szCs w:val="15"/>
          </w:rPr>
          <w:t>写内容</w:t>
        </w:r>
        <w:r w:rsidRPr="00612E05">
          <w:rPr>
            <w:rFonts w:ascii="微软雅黑" w:eastAsia="微软雅黑" w:hAnsi="微软雅黑" w:cs="Arial" w:hint="eastAsia"/>
            <w:kern w:val="0"/>
            <w:sz w:val="15"/>
            <w:szCs w:val="15"/>
          </w:rPr>
          <w:br/>
        </w:r>
      </w:ins>
      <w:r>
        <w:rPr>
          <w:rFonts w:ascii="微软雅黑" w:eastAsia="微软雅黑" w:hAnsi="微软雅黑" w:cs="Arial"/>
          <w:noProof/>
          <w:kern w:val="0"/>
          <w:sz w:val="15"/>
          <w:szCs w:val="15"/>
        </w:rPr>
        <w:drawing>
          <wp:inline distT="0" distB="0" distL="0" distR="0">
            <wp:extent cx="4221480" cy="2018665"/>
            <wp:effectExtent l="19050" t="0" r="7620" b="0"/>
            <wp:docPr id="69" name="图片 6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在这里插入图片描述"/>
                    <pic:cNvPicPr>
                      <a:picLocks noChangeAspect="1" noChangeArrowheads="1"/>
                    </pic:cNvPicPr>
                  </pic:nvPicPr>
                  <pic:blipFill>
                    <a:blip r:embed="rId102"/>
                    <a:srcRect/>
                    <a:stretch>
                      <a:fillRect/>
                    </a:stretch>
                  </pic:blipFill>
                  <pic:spPr bwMode="auto">
                    <a:xfrm>
                      <a:off x="0" y="0"/>
                      <a:ext cx="4221480" cy="2018665"/>
                    </a:xfrm>
                    <a:prstGeom prst="rect">
                      <a:avLst/>
                    </a:prstGeom>
                    <a:noFill/>
                    <a:ln w="9525">
                      <a:noFill/>
                      <a:miter lim="800000"/>
                      <a:headEnd/>
                      <a:tailEnd/>
                    </a:ln>
                  </pic:spPr>
                </pic:pic>
              </a:graphicData>
            </a:graphic>
          </wp:inline>
        </w:drawing>
      </w:r>
    </w:p>
    <w:p w:rsidR="00612E05" w:rsidRPr="00612E05" w:rsidRDefault="00612E05" w:rsidP="00612E05">
      <w:pPr>
        <w:widowControl/>
        <w:numPr>
          <w:ilvl w:val="0"/>
          <w:numId w:val="20"/>
        </w:numPr>
        <w:shd w:val="clear" w:color="auto" w:fill="FFFFFF"/>
        <w:spacing w:line="213" w:lineRule="atLeast"/>
        <w:ind w:left="374"/>
        <w:jc w:val="left"/>
        <w:rPr>
          <w:ins w:id="322" w:author="Unknown"/>
          <w:rFonts w:ascii="微软雅黑" w:eastAsia="微软雅黑" w:hAnsi="微软雅黑" w:cs="Arial" w:hint="eastAsia"/>
          <w:kern w:val="0"/>
          <w:sz w:val="15"/>
          <w:szCs w:val="15"/>
        </w:rPr>
      </w:pPr>
      <w:ins w:id="323" w:author="Unknown">
        <w:r w:rsidRPr="00612E05">
          <w:rPr>
            <w:rFonts w:ascii="微软雅黑" w:eastAsia="微软雅黑" w:hAnsi="微软雅黑" w:cs="Arial" w:hint="eastAsia"/>
            <w:kern w:val="0"/>
            <w:sz w:val="15"/>
            <w:szCs w:val="15"/>
          </w:rPr>
          <w:t>写完内容提交</w:t>
        </w:r>
        <w:r w:rsidRPr="00612E05">
          <w:rPr>
            <w:rFonts w:ascii="微软雅黑" w:eastAsia="微软雅黑" w:hAnsi="微软雅黑" w:cs="Arial" w:hint="eastAsia"/>
            <w:kern w:val="0"/>
            <w:sz w:val="15"/>
            <w:szCs w:val="15"/>
          </w:rPr>
          <w:br/>
        </w:r>
      </w:ins>
      <w:r>
        <w:rPr>
          <w:rFonts w:ascii="微软雅黑" w:eastAsia="微软雅黑" w:hAnsi="微软雅黑" w:cs="Arial"/>
          <w:noProof/>
          <w:kern w:val="0"/>
          <w:sz w:val="15"/>
          <w:szCs w:val="15"/>
        </w:rPr>
        <w:drawing>
          <wp:inline distT="0" distB="0" distL="0" distR="0">
            <wp:extent cx="3230245" cy="3372485"/>
            <wp:effectExtent l="19050" t="0" r="8255" b="0"/>
            <wp:docPr id="70" name="图片 7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在这里插入图片描述"/>
                    <pic:cNvPicPr>
                      <a:picLocks noChangeAspect="1" noChangeArrowheads="1"/>
                    </pic:cNvPicPr>
                  </pic:nvPicPr>
                  <pic:blipFill>
                    <a:blip r:embed="rId103"/>
                    <a:srcRect/>
                    <a:stretch>
                      <a:fillRect/>
                    </a:stretch>
                  </pic:blipFill>
                  <pic:spPr bwMode="auto">
                    <a:xfrm>
                      <a:off x="0" y="0"/>
                      <a:ext cx="3230245" cy="3372485"/>
                    </a:xfrm>
                    <a:prstGeom prst="rect">
                      <a:avLst/>
                    </a:prstGeom>
                    <a:noFill/>
                    <a:ln w="9525">
                      <a:noFill/>
                      <a:miter lim="800000"/>
                      <a:headEnd/>
                      <a:tailEnd/>
                    </a:ln>
                  </pic:spPr>
                </pic:pic>
              </a:graphicData>
            </a:graphic>
          </wp:inline>
        </w:drawing>
      </w:r>
    </w:p>
    <w:p w:rsidR="00612E05" w:rsidRPr="00612E05" w:rsidRDefault="00612E05" w:rsidP="00612E05">
      <w:pPr>
        <w:widowControl/>
        <w:numPr>
          <w:ilvl w:val="0"/>
          <w:numId w:val="20"/>
        </w:numPr>
        <w:shd w:val="clear" w:color="auto" w:fill="FFFFFF"/>
        <w:spacing w:line="213" w:lineRule="atLeast"/>
        <w:ind w:left="374"/>
        <w:jc w:val="left"/>
        <w:rPr>
          <w:ins w:id="324" w:author="Unknown"/>
          <w:rFonts w:ascii="微软雅黑" w:eastAsia="微软雅黑" w:hAnsi="微软雅黑" w:cs="Arial" w:hint="eastAsia"/>
          <w:kern w:val="0"/>
          <w:sz w:val="15"/>
          <w:szCs w:val="15"/>
        </w:rPr>
      </w:pPr>
      <w:ins w:id="325" w:author="Unknown">
        <w:r w:rsidRPr="00612E05">
          <w:rPr>
            <w:rFonts w:ascii="微软雅黑" w:eastAsia="微软雅黑" w:hAnsi="微软雅黑" w:cs="Arial" w:hint="eastAsia"/>
            <w:kern w:val="0"/>
            <w:sz w:val="15"/>
            <w:szCs w:val="15"/>
          </w:rPr>
          <w:t>这时候我已经修改成功了</w:t>
        </w:r>
        <w:r w:rsidRPr="00612E05">
          <w:rPr>
            <w:rFonts w:ascii="微软雅黑" w:eastAsia="微软雅黑" w:hAnsi="微软雅黑" w:cs="Arial" w:hint="eastAsia"/>
            <w:kern w:val="0"/>
            <w:sz w:val="15"/>
            <w:szCs w:val="15"/>
          </w:rPr>
          <w:br/>
        </w:r>
      </w:ins>
      <w:r>
        <w:rPr>
          <w:rFonts w:ascii="微软雅黑" w:eastAsia="微软雅黑" w:hAnsi="微软雅黑" w:cs="Arial"/>
          <w:noProof/>
          <w:kern w:val="0"/>
          <w:sz w:val="15"/>
          <w:szCs w:val="15"/>
        </w:rPr>
        <w:drawing>
          <wp:inline distT="0" distB="0" distL="0" distR="0">
            <wp:extent cx="2428240" cy="1146175"/>
            <wp:effectExtent l="19050" t="0" r="0" b="0"/>
            <wp:docPr id="71" name="图片 7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在这里插入图片描述"/>
                    <pic:cNvPicPr>
                      <a:picLocks noChangeAspect="1" noChangeArrowheads="1"/>
                    </pic:cNvPicPr>
                  </pic:nvPicPr>
                  <pic:blipFill>
                    <a:blip r:embed="rId104"/>
                    <a:srcRect/>
                    <a:stretch>
                      <a:fillRect/>
                    </a:stretch>
                  </pic:blipFill>
                  <pic:spPr bwMode="auto">
                    <a:xfrm>
                      <a:off x="0" y="0"/>
                      <a:ext cx="2428240" cy="1146175"/>
                    </a:xfrm>
                    <a:prstGeom prst="rect">
                      <a:avLst/>
                    </a:prstGeom>
                    <a:noFill/>
                    <a:ln w="9525">
                      <a:noFill/>
                      <a:miter lim="800000"/>
                      <a:headEnd/>
                      <a:tailEnd/>
                    </a:ln>
                  </pic:spPr>
                </pic:pic>
              </a:graphicData>
            </a:graphic>
          </wp:inline>
        </w:drawing>
      </w:r>
    </w:p>
    <w:p w:rsidR="00612E05" w:rsidRPr="00612E05" w:rsidRDefault="00612E05" w:rsidP="00612E05">
      <w:pPr>
        <w:widowControl/>
        <w:numPr>
          <w:ilvl w:val="0"/>
          <w:numId w:val="20"/>
        </w:numPr>
        <w:shd w:val="clear" w:color="auto" w:fill="FFFFFF"/>
        <w:spacing w:line="213" w:lineRule="atLeast"/>
        <w:ind w:left="374"/>
        <w:jc w:val="left"/>
        <w:rPr>
          <w:ins w:id="326" w:author="Unknown"/>
          <w:rFonts w:ascii="微软雅黑" w:eastAsia="微软雅黑" w:hAnsi="微软雅黑" w:cs="Arial" w:hint="eastAsia"/>
          <w:kern w:val="0"/>
          <w:sz w:val="15"/>
          <w:szCs w:val="15"/>
        </w:rPr>
      </w:pPr>
      <w:proofErr w:type="spellStart"/>
      <w:ins w:id="327" w:author="Unknown">
        <w:r w:rsidRPr="00612E05">
          <w:rPr>
            <w:rFonts w:ascii="微软雅黑" w:eastAsia="微软雅黑" w:hAnsi="微软雅黑" w:cs="Arial" w:hint="eastAsia"/>
            <w:kern w:val="0"/>
            <w:sz w:val="15"/>
            <w:szCs w:val="15"/>
          </w:rPr>
          <w:lastRenderedPageBreak/>
          <w:t>git</w:t>
        </w:r>
        <w:proofErr w:type="spellEnd"/>
        <w:r w:rsidRPr="00612E05">
          <w:rPr>
            <w:rFonts w:ascii="微软雅黑" w:eastAsia="微软雅黑" w:hAnsi="微软雅黑" w:cs="Arial" w:hint="eastAsia"/>
            <w:kern w:val="0"/>
            <w:sz w:val="15"/>
            <w:szCs w:val="15"/>
          </w:rPr>
          <w:t xml:space="preserve"> pull完成之后打开本地的readme，发现hello world已经进来了嗷。</w:t>
        </w:r>
        <w:r w:rsidRPr="00612E05">
          <w:rPr>
            <w:rFonts w:ascii="微软雅黑" w:eastAsia="微软雅黑" w:hAnsi="微软雅黑" w:cs="Arial" w:hint="eastAsia"/>
            <w:kern w:val="0"/>
            <w:sz w:val="15"/>
            <w:szCs w:val="15"/>
          </w:rPr>
          <w:br/>
        </w:r>
      </w:ins>
      <w:r>
        <w:rPr>
          <w:rFonts w:ascii="微软雅黑" w:eastAsia="微软雅黑" w:hAnsi="微软雅黑" w:cs="Arial"/>
          <w:noProof/>
          <w:kern w:val="0"/>
          <w:sz w:val="15"/>
          <w:szCs w:val="15"/>
        </w:rPr>
        <w:drawing>
          <wp:inline distT="0" distB="0" distL="0" distR="0">
            <wp:extent cx="6602730" cy="1781175"/>
            <wp:effectExtent l="19050" t="0" r="7620" b="0"/>
            <wp:docPr id="72" name="图片 7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在这里插入图片描述"/>
                    <pic:cNvPicPr>
                      <a:picLocks noChangeAspect="1" noChangeArrowheads="1"/>
                    </pic:cNvPicPr>
                  </pic:nvPicPr>
                  <pic:blipFill>
                    <a:blip r:embed="rId105"/>
                    <a:srcRect/>
                    <a:stretch>
                      <a:fillRect/>
                    </a:stretch>
                  </pic:blipFill>
                  <pic:spPr bwMode="auto">
                    <a:xfrm>
                      <a:off x="0" y="0"/>
                      <a:ext cx="6602730" cy="1781175"/>
                    </a:xfrm>
                    <a:prstGeom prst="rect">
                      <a:avLst/>
                    </a:prstGeom>
                    <a:noFill/>
                    <a:ln w="9525">
                      <a:noFill/>
                      <a:miter lim="800000"/>
                      <a:headEnd/>
                      <a:tailEnd/>
                    </a:ln>
                  </pic:spPr>
                </pic:pic>
              </a:graphicData>
            </a:graphic>
          </wp:inline>
        </w:drawing>
      </w:r>
    </w:p>
    <w:p w:rsidR="00612E05" w:rsidRPr="00612E05" w:rsidRDefault="00612E05" w:rsidP="00612E05">
      <w:pPr>
        <w:widowControl/>
        <w:numPr>
          <w:ilvl w:val="0"/>
          <w:numId w:val="20"/>
        </w:numPr>
        <w:shd w:val="clear" w:color="auto" w:fill="FFFFFF"/>
        <w:spacing w:line="213" w:lineRule="atLeast"/>
        <w:ind w:left="374"/>
        <w:jc w:val="left"/>
        <w:rPr>
          <w:ins w:id="328" w:author="Unknown"/>
          <w:rFonts w:ascii="微软雅黑" w:eastAsia="微软雅黑" w:hAnsi="微软雅黑" w:cs="Arial" w:hint="eastAsia"/>
          <w:kern w:val="0"/>
          <w:sz w:val="15"/>
          <w:szCs w:val="15"/>
        </w:rPr>
      </w:pPr>
      <w:proofErr w:type="spellStart"/>
      <w:ins w:id="329" w:author="Unknown">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log看一下，commit的记录也显示了。</w:t>
        </w:r>
        <w:r w:rsidRPr="00612E05">
          <w:rPr>
            <w:rFonts w:ascii="微软雅黑" w:eastAsia="微软雅黑" w:hAnsi="微软雅黑" w:cs="Arial" w:hint="eastAsia"/>
            <w:kern w:val="0"/>
            <w:sz w:val="15"/>
            <w:szCs w:val="15"/>
          </w:rPr>
          <w:br/>
        </w:r>
      </w:ins>
      <w:r>
        <w:rPr>
          <w:rFonts w:ascii="微软雅黑" w:eastAsia="微软雅黑" w:hAnsi="微软雅黑" w:cs="Arial"/>
          <w:noProof/>
          <w:kern w:val="0"/>
          <w:sz w:val="15"/>
          <w:szCs w:val="15"/>
        </w:rPr>
        <w:drawing>
          <wp:inline distT="0" distB="0" distL="0" distR="0">
            <wp:extent cx="3788410" cy="2600960"/>
            <wp:effectExtent l="19050" t="0" r="2540" b="0"/>
            <wp:docPr id="73" name="图片 7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在这里插入图片描述"/>
                    <pic:cNvPicPr>
                      <a:picLocks noChangeAspect="1" noChangeArrowheads="1"/>
                    </pic:cNvPicPr>
                  </pic:nvPicPr>
                  <pic:blipFill>
                    <a:blip r:embed="rId106"/>
                    <a:srcRect/>
                    <a:stretch>
                      <a:fillRect/>
                    </a:stretch>
                  </pic:blipFill>
                  <pic:spPr bwMode="auto">
                    <a:xfrm>
                      <a:off x="0" y="0"/>
                      <a:ext cx="3788410" cy="2600960"/>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FFFFF"/>
        <w:spacing w:line="243" w:lineRule="atLeast"/>
        <w:jc w:val="left"/>
        <w:rPr>
          <w:ins w:id="330" w:author="Unknown"/>
          <w:rFonts w:ascii="微软雅黑" w:eastAsia="微软雅黑" w:hAnsi="微软雅黑" w:cs="Arial" w:hint="eastAsia"/>
          <w:color w:val="4D4D4D"/>
          <w:kern w:val="0"/>
          <w:sz w:val="15"/>
          <w:szCs w:val="15"/>
        </w:rPr>
      </w:pPr>
      <w:ins w:id="331" w:author="Unknown">
        <w:r w:rsidRPr="00612E05">
          <w:rPr>
            <w:rFonts w:ascii="微软雅黑" w:eastAsia="微软雅黑" w:hAnsi="微软雅黑" w:cs="Arial" w:hint="eastAsia"/>
            <w:b/>
            <w:bCs/>
            <w:color w:val="4D4D4D"/>
            <w:kern w:val="0"/>
            <w:sz w:val="15"/>
          </w:rPr>
          <w:t>方法2：</w:t>
        </w:r>
        <w:r w:rsidRPr="00612E05">
          <w:rPr>
            <w:rFonts w:ascii="微软雅黑" w:eastAsia="微软雅黑" w:hAnsi="微软雅黑" w:cs="Arial" w:hint="eastAsia"/>
            <w:color w:val="4D4D4D"/>
            <w:kern w:val="0"/>
            <w:sz w:val="15"/>
            <w:szCs w:val="15"/>
          </w:rPr>
          <w:br/>
        </w:r>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fetch</w:t>
        </w:r>
        <w:r w:rsidRPr="00612E05">
          <w:rPr>
            <w:rFonts w:ascii="微软雅黑" w:eastAsia="微软雅黑" w:hAnsi="微软雅黑" w:cs="Arial" w:hint="eastAsia"/>
            <w:color w:val="4D4D4D"/>
            <w:kern w:val="0"/>
            <w:sz w:val="15"/>
          </w:rPr>
          <w:t> </w:t>
        </w:r>
        <w:r w:rsidRPr="00612E05">
          <w:rPr>
            <w:rFonts w:ascii="微软雅黑" w:eastAsia="微软雅黑" w:hAnsi="微软雅黑" w:cs="Arial" w:hint="eastAsia"/>
            <w:color w:val="4D4D4D"/>
            <w:kern w:val="0"/>
            <w:sz w:val="15"/>
            <w:szCs w:val="15"/>
          </w:rPr>
          <w:t>+</w:t>
        </w:r>
        <w:r w:rsidRPr="00612E05">
          <w:rPr>
            <w:rFonts w:ascii="微软雅黑" w:eastAsia="微软雅黑" w:hAnsi="微软雅黑" w:cs="Arial" w:hint="eastAsia"/>
            <w:color w:val="4D4D4D"/>
            <w:kern w:val="0"/>
            <w:sz w:val="15"/>
          </w:rPr>
          <w:t> </w:t>
        </w:r>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merge</w:t>
        </w:r>
      </w:ins>
    </w:p>
    <w:p w:rsidR="00612E05" w:rsidRPr="00612E05" w:rsidRDefault="00612E05" w:rsidP="00612E05">
      <w:pPr>
        <w:widowControl/>
        <w:shd w:val="clear" w:color="auto" w:fill="FFFFFF"/>
        <w:spacing w:line="243" w:lineRule="atLeast"/>
        <w:jc w:val="left"/>
        <w:rPr>
          <w:ins w:id="332" w:author="Unknown"/>
          <w:rFonts w:ascii="微软雅黑" w:eastAsia="微软雅黑" w:hAnsi="微软雅黑" w:cs="Arial" w:hint="eastAsia"/>
          <w:color w:val="4D4D4D"/>
          <w:kern w:val="0"/>
          <w:sz w:val="15"/>
          <w:szCs w:val="15"/>
        </w:rPr>
      </w:pPr>
      <w:ins w:id="333" w:author="Unknown">
        <w:r w:rsidRPr="00612E05">
          <w:rPr>
            <w:rFonts w:ascii="微软雅黑" w:eastAsia="微软雅黑" w:hAnsi="微软雅黑" w:cs="Arial" w:hint="eastAsia"/>
            <w:b/>
            <w:bCs/>
            <w:color w:val="4D4D4D"/>
            <w:kern w:val="0"/>
            <w:sz w:val="15"/>
          </w:rPr>
          <w:t>尝试一下，</w:t>
        </w:r>
      </w:ins>
    </w:p>
    <w:p w:rsidR="00612E05" w:rsidRPr="00612E05" w:rsidRDefault="00612E05" w:rsidP="00612E05">
      <w:pPr>
        <w:widowControl/>
        <w:numPr>
          <w:ilvl w:val="0"/>
          <w:numId w:val="21"/>
        </w:numPr>
        <w:shd w:val="clear" w:color="auto" w:fill="FFFFFF"/>
        <w:spacing w:line="213" w:lineRule="atLeast"/>
        <w:ind w:left="374"/>
        <w:jc w:val="left"/>
        <w:rPr>
          <w:ins w:id="334" w:author="Unknown"/>
          <w:rFonts w:ascii="微软雅黑" w:eastAsia="微软雅黑" w:hAnsi="微软雅黑" w:cs="Arial" w:hint="eastAsia"/>
          <w:kern w:val="0"/>
          <w:sz w:val="15"/>
          <w:szCs w:val="15"/>
        </w:rPr>
      </w:pPr>
      <w:ins w:id="335" w:author="Unknown">
        <w:r w:rsidRPr="00612E05">
          <w:rPr>
            <w:rFonts w:ascii="微软雅黑" w:eastAsia="微软雅黑" w:hAnsi="微软雅黑" w:cs="Arial" w:hint="eastAsia"/>
            <w:kern w:val="0"/>
            <w:sz w:val="15"/>
            <w:szCs w:val="15"/>
          </w:rPr>
          <w:t>这次我又在远程仓库加一行字</w:t>
        </w:r>
        <w:r w:rsidRPr="00612E05">
          <w:rPr>
            <w:rFonts w:ascii="微软雅黑" w:eastAsia="微软雅黑" w:hAnsi="微软雅黑" w:cs="Arial" w:hint="eastAsia"/>
            <w:kern w:val="0"/>
            <w:sz w:val="15"/>
            <w:szCs w:val="15"/>
          </w:rPr>
          <w:br/>
        </w:r>
      </w:ins>
      <w:r>
        <w:rPr>
          <w:rFonts w:ascii="微软雅黑" w:eastAsia="微软雅黑" w:hAnsi="微软雅黑" w:cs="Arial"/>
          <w:noProof/>
          <w:kern w:val="0"/>
          <w:sz w:val="15"/>
          <w:szCs w:val="15"/>
        </w:rPr>
        <w:drawing>
          <wp:inline distT="0" distB="0" distL="0" distR="0">
            <wp:extent cx="2161540" cy="902335"/>
            <wp:effectExtent l="19050" t="0" r="0" b="0"/>
            <wp:docPr id="74" name="图片 7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在这里插入图片描述"/>
                    <pic:cNvPicPr>
                      <a:picLocks noChangeAspect="1" noChangeArrowheads="1"/>
                    </pic:cNvPicPr>
                  </pic:nvPicPr>
                  <pic:blipFill>
                    <a:blip r:embed="rId107"/>
                    <a:srcRect/>
                    <a:stretch>
                      <a:fillRect/>
                    </a:stretch>
                  </pic:blipFill>
                  <pic:spPr bwMode="auto">
                    <a:xfrm>
                      <a:off x="0" y="0"/>
                      <a:ext cx="2161540" cy="902335"/>
                    </a:xfrm>
                    <a:prstGeom prst="rect">
                      <a:avLst/>
                    </a:prstGeom>
                    <a:noFill/>
                    <a:ln w="9525">
                      <a:noFill/>
                      <a:miter lim="800000"/>
                      <a:headEnd/>
                      <a:tailEnd/>
                    </a:ln>
                  </pic:spPr>
                </pic:pic>
              </a:graphicData>
            </a:graphic>
          </wp:inline>
        </w:drawing>
      </w:r>
    </w:p>
    <w:p w:rsidR="00612E05" w:rsidRPr="00612E05" w:rsidRDefault="00612E05" w:rsidP="00612E05">
      <w:pPr>
        <w:widowControl/>
        <w:numPr>
          <w:ilvl w:val="0"/>
          <w:numId w:val="21"/>
        </w:numPr>
        <w:shd w:val="clear" w:color="auto" w:fill="FFFFFF"/>
        <w:spacing w:line="213" w:lineRule="atLeast"/>
        <w:ind w:left="374"/>
        <w:jc w:val="left"/>
        <w:rPr>
          <w:ins w:id="336" w:author="Unknown"/>
          <w:rFonts w:ascii="微软雅黑" w:eastAsia="微软雅黑" w:hAnsi="微软雅黑" w:cs="Arial" w:hint="eastAsia"/>
          <w:kern w:val="0"/>
          <w:sz w:val="15"/>
          <w:szCs w:val="15"/>
        </w:rPr>
      </w:pPr>
      <w:proofErr w:type="spellStart"/>
      <w:ins w:id="337" w:author="Unknown">
        <w:r w:rsidRPr="00612E05">
          <w:rPr>
            <w:rFonts w:ascii="微软雅黑" w:eastAsia="微软雅黑" w:hAnsi="微软雅黑" w:cs="Arial" w:hint="eastAsia"/>
            <w:kern w:val="0"/>
            <w:sz w:val="15"/>
            <w:szCs w:val="15"/>
          </w:rPr>
          <w:lastRenderedPageBreak/>
          <w:t>git</w:t>
        </w:r>
        <w:proofErr w:type="spellEnd"/>
        <w:r w:rsidRPr="00612E05">
          <w:rPr>
            <w:rFonts w:ascii="微软雅黑" w:eastAsia="微软雅黑" w:hAnsi="微软雅黑" w:cs="Arial" w:hint="eastAsia"/>
            <w:kern w:val="0"/>
            <w:sz w:val="15"/>
            <w:szCs w:val="15"/>
          </w:rPr>
          <w:t xml:space="preserve"> fetch，看起来数据也是拉下来了，要 </w:t>
        </w:r>
        <w:proofErr w:type="spellStart"/>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merge干嘛。</w:t>
        </w:r>
        <w:r w:rsidRPr="00612E05">
          <w:rPr>
            <w:rFonts w:ascii="微软雅黑" w:eastAsia="微软雅黑" w:hAnsi="微软雅黑" w:cs="Arial" w:hint="eastAsia"/>
            <w:b/>
            <w:bCs/>
            <w:kern w:val="0"/>
            <w:sz w:val="15"/>
          </w:rPr>
          <w:t>然鹅！</w:t>
        </w:r>
        <w:r w:rsidRPr="00612E05">
          <w:rPr>
            <w:rFonts w:ascii="微软雅黑" w:eastAsia="微软雅黑" w:hAnsi="微软雅黑" w:cs="Arial" w:hint="eastAsia"/>
            <w:kern w:val="0"/>
            <w:sz w:val="15"/>
          </w:rPr>
          <w:t> </w:t>
        </w:r>
        <w:r w:rsidRPr="00612E05">
          <w:rPr>
            <w:rFonts w:ascii="微软雅黑" w:eastAsia="微软雅黑" w:hAnsi="微软雅黑" w:cs="Arial" w:hint="eastAsia"/>
            <w:kern w:val="0"/>
            <w:sz w:val="15"/>
            <w:szCs w:val="15"/>
          </w:rPr>
          <w:t>事情是这样的，</w:t>
        </w:r>
        <w:proofErr w:type="spellStart"/>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fetch之后，我打开本地文件，发现内容没变</w:t>
        </w:r>
        <w:r w:rsidRPr="00612E05">
          <w:rPr>
            <w:rFonts w:ascii="微软雅黑" w:eastAsia="微软雅黑" w:hAnsi="微软雅黑" w:cs="Arial" w:hint="eastAsia"/>
            <w:kern w:val="0"/>
            <w:sz w:val="15"/>
            <w:szCs w:val="15"/>
          </w:rPr>
          <w:br/>
        </w:r>
      </w:ins>
      <w:r>
        <w:rPr>
          <w:rFonts w:ascii="微软雅黑" w:eastAsia="微软雅黑" w:hAnsi="微软雅黑" w:cs="Arial"/>
          <w:noProof/>
          <w:kern w:val="0"/>
          <w:sz w:val="15"/>
          <w:szCs w:val="15"/>
        </w:rPr>
        <w:drawing>
          <wp:inline distT="0" distB="0" distL="0" distR="0">
            <wp:extent cx="5878195" cy="1739900"/>
            <wp:effectExtent l="19050" t="0" r="8255" b="0"/>
            <wp:docPr id="75" name="图片 7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在这里插入图片描述"/>
                    <pic:cNvPicPr>
                      <a:picLocks noChangeAspect="1" noChangeArrowheads="1"/>
                    </pic:cNvPicPr>
                  </pic:nvPicPr>
                  <pic:blipFill>
                    <a:blip r:embed="rId108"/>
                    <a:srcRect/>
                    <a:stretch>
                      <a:fillRect/>
                    </a:stretch>
                  </pic:blipFill>
                  <pic:spPr bwMode="auto">
                    <a:xfrm>
                      <a:off x="0" y="0"/>
                      <a:ext cx="5878195" cy="1739900"/>
                    </a:xfrm>
                    <a:prstGeom prst="rect">
                      <a:avLst/>
                    </a:prstGeom>
                    <a:noFill/>
                    <a:ln w="9525">
                      <a:noFill/>
                      <a:miter lim="800000"/>
                      <a:headEnd/>
                      <a:tailEnd/>
                    </a:ln>
                  </pic:spPr>
                </pic:pic>
              </a:graphicData>
            </a:graphic>
          </wp:inline>
        </w:drawing>
      </w:r>
    </w:p>
    <w:p w:rsidR="00612E05" w:rsidRPr="00612E05" w:rsidRDefault="00612E05" w:rsidP="00612E05">
      <w:pPr>
        <w:widowControl/>
        <w:numPr>
          <w:ilvl w:val="0"/>
          <w:numId w:val="21"/>
        </w:numPr>
        <w:shd w:val="clear" w:color="auto" w:fill="FFFFFF"/>
        <w:spacing w:line="213" w:lineRule="atLeast"/>
        <w:ind w:left="374"/>
        <w:jc w:val="left"/>
        <w:rPr>
          <w:ins w:id="338" w:author="Unknown"/>
          <w:rFonts w:ascii="微软雅黑" w:eastAsia="微软雅黑" w:hAnsi="微软雅黑" w:cs="Arial" w:hint="eastAsia"/>
          <w:kern w:val="0"/>
          <w:sz w:val="15"/>
          <w:szCs w:val="15"/>
        </w:rPr>
      </w:pPr>
      <w:ins w:id="339" w:author="Unknown">
        <w:r w:rsidRPr="00612E05">
          <w:rPr>
            <w:rFonts w:ascii="微软雅黑" w:eastAsia="微软雅黑" w:hAnsi="微软雅黑" w:cs="Arial" w:hint="eastAsia"/>
            <w:kern w:val="0"/>
            <w:sz w:val="15"/>
            <w:szCs w:val="15"/>
          </w:rPr>
          <w:t>那继续</w:t>
        </w:r>
        <w:proofErr w:type="spellStart"/>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merge，这之后本地文件内容才改变！</w:t>
        </w:r>
        <w:r w:rsidRPr="00612E05">
          <w:rPr>
            <w:rFonts w:ascii="微软雅黑" w:eastAsia="微软雅黑" w:hAnsi="微软雅黑" w:cs="Arial" w:hint="eastAsia"/>
            <w:kern w:val="0"/>
            <w:sz w:val="15"/>
            <w:szCs w:val="15"/>
          </w:rPr>
          <w:br/>
        </w:r>
      </w:ins>
      <w:r>
        <w:rPr>
          <w:rFonts w:ascii="微软雅黑" w:eastAsia="微软雅黑" w:hAnsi="微软雅黑" w:cs="Arial"/>
          <w:noProof/>
          <w:kern w:val="0"/>
          <w:sz w:val="15"/>
          <w:szCs w:val="15"/>
        </w:rPr>
        <w:drawing>
          <wp:inline distT="0" distB="0" distL="0" distR="0">
            <wp:extent cx="6412865" cy="2683510"/>
            <wp:effectExtent l="19050" t="0" r="6985" b="0"/>
            <wp:docPr id="76" name="图片 7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在这里插入图片描述"/>
                    <pic:cNvPicPr>
                      <a:picLocks noChangeAspect="1" noChangeArrowheads="1"/>
                    </pic:cNvPicPr>
                  </pic:nvPicPr>
                  <pic:blipFill>
                    <a:blip r:embed="rId109"/>
                    <a:srcRect/>
                    <a:stretch>
                      <a:fillRect/>
                    </a:stretch>
                  </pic:blipFill>
                  <pic:spPr bwMode="auto">
                    <a:xfrm>
                      <a:off x="0" y="0"/>
                      <a:ext cx="6412865" cy="2683510"/>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FFFFF"/>
        <w:spacing w:line="243" w:lineRule="atLeast"/>
        <w:jc w:val="left"/>
        <w:rPr>
          <w:ins w:id="340" w:author="Unknown"/>
          <w:rFonts w:ascii="微软雅黑" w:eastAsia="微软雅黑" w:hAnsi="微软雅黑" w:cs="Arial" w:hint="eastAsia"/>
          <w:color w:val="4D4D4D"/>
          <w:kern w:val="0"/>
          <w:sz w:val="15"/>
          <w:szCs w:val="15"/>
        </w:rPr>
      </w:pPr>
      <w:ins w:id="341" w:author="Unknown">
        <w:r w:rsidRPr="00612E05">
          <w:rPr>
            <w:rFonts w:ascii="微软雅黑" w:eastAsia="微软雅黑" w:hAnsi="微软雅黑" w:cs="Arial" w:hint="eastAsia"/>
            <w:color w:val="4D4D4D"/>
            <w:kern w:val="0"/>
            <w:sz w:val="15"/>
            <w:szCs w:val="15"/>
          </w:rPr>
          <w:t>我在提示一下，我在fetch之后，不止没有修改本地文件，就连</w:t>
        </w:r>
        <w:proofErr w:type="spellStart"/>
        <w:r w:rsidRPr="00612E05">
          <w:rPr>
            <w:rFonts w:ascii="微软雅黑" w:eastAsia="微软雅黑" w:hAnsi="微软雅黑" w:cs="Arial" w:hint="eastAsia"/>
            <w:color w:val="4D4D4D"/>
            <w:kern w:val="0"/>
            <w:sz w:val="15"/>
            <w:szCs w:val="15"/>
          </w:rPr>
          <w:t>git</w:t>
        </w:r>
        <w:proofErr w:type="spellEnd"/>
        <w:r w:rsidRPr="00612E05">
          <w:rPr>
            <w:rFonts w:ascii="微软雅黑" w:eastAsia="微软雅黑" w:hAnsi="微软雅黑" w:cs="Arial" w:hint="eastAsia"/>
            <w:color w:val="4D4D4D"/>
            <w:kern w:val="0"/>
            <w:sz w:val="15"/>
            <w:szCs w:val="15"/>
          </w:rPr>
          <w:t xml:space="preserve"> log也没显示我下拉文件了，但是merge之后就都显示了。</w:t>
        </w:r>
        <w:r w:rsidRPr="00612E05">
          <w:rPr>
            <w:rFonts w:ascii="微软雅黑" w:eastAsia="微软雅黑" w:hAnsi="微软雅黑" w:cs="Arial" w:hint="eastAsia"/>
            <w:b/>
            <w:bCs/>
            <w:color w:val="4D4D4D"/>
            <w:kern w:val="0"/>
            <w:sz w:val="15"/>
          </w:rPr>
          <w:t xml:space="preserve">我们可以认为 pull = </w:t>
        </w:r>
        <w:proofErr w:type="spellStart"/>
        <w:r w:rsidRPr="00612E05">
          <w:rPr>
            <w:rFonts w:ascii="微软雅黑" w:eastAsia="微软雅黑" w:hAnsi="微软雅黑" w:cs="Arial" w:hint="eastAsia"/>
            <w:b/>
            <w:bCs/>
            <w:color w:val="4D4D4D"/>
            <w:kern w:val="0"/>
            <w:sz w:val="15"/>
          </w:rPr>
          <w:t>fetch+merge</w:t>
        </w:r>
        <w:proofErr w:type="spellEnd"/>
        <w:r w:rsidRPr="00612E05">
          <w:rPr>
            <w:rFonts w:ascii="微软雅黑" w:eastAsia="微软雅黑" w:hAnsi="微软雅黑" w:cs="Arial" w:hint="eastAsia"/>
            <w:b/>
            <w:bCs/>
            <w:color w:val="4D4D4D"/>
            <w:kern w:val="0"/>
            <w:sz w:val="15"/>
          </w:rPr>
          <w:t>。</w:t>
        </w:r>
        <w:proofErr w:type="spellStart"/>
        <w:r w:rsidRPr="00612E05">
          <w:rPr>
            <w:rFonts w:ascii="微软雅黑" w:eastAsia="微软雅黑" w:hAnsi="微软雅黑" w:cs="Arial" w:hint="eastAsia"/>
            <w:b/>
            <w:bCs/>
            <w:color w:val="4D4D4D"/>
            <w:kern w:val="0"/>
            <w:sz w:val="15"/>
          </w:rPr>
          <w:t>git</w:t>
        </w:r>
        <w:proofErr w:type="spellEnd"/>
        <w:r w:rsidRPr="00612E05">
          <w:rPr>
            <w:rFonts w:ascii="微软雅黑" w:eastAsia="微软雅黑" w:hAnsi="微软雅黑" w:cs="Arial" w:hint="eastAsia"/>
            <w:b/>
            <w:bCs/>
            <w:color w:val="4D4D4D"/>
            <w:kern w:val="0"/>
            <w:sz w:val="15"/>
          </w:rPr>
          <w:t xml:space="preserve"> fetch 并没更改本地仓库的代码，只是拉取了远程数据，</w:t>
        </w:r>
        <w:proofErr w:type="spellStart"/>
        <w:r w:rsidRPr="00612E05">
          <w:rPr>
            <w:rFonts w:ascii="微软雅黑" w:eastAsia="微软雅黑" w:hAnsi="微软雅黑" w:cs="Arial" w:hint="eastAsia"/>
            <w:b/>
            <w:bCs/>
            <w:color w:val="4D4D4D"/>
            <w:kern w:val="0"/>
            <w:sz w:val="15"/>
          </w:rPr>
          <w:t>git</w:t>
        </w:r>
        <w:proofErr w:type="spellEnd"/>
        <w:r w:rsidRPr="00612E05">
          <w:rPr>
            <w:rFonts w:ascii="微软雅黑" w:eastAsia="微软雅黑" w:hAnsi="微软雅黑" w:cs="Arial" w:hint="eastAsia"/>
            <w:b/>
            <w:bCs/>
            <w:color w:val="4D4D4D"/>
            <w:kern w:val="0"/>
            <w:sz w:val="15"/>
          </w:rPr>
          <w:t xml:space="preserve"> merge才执行合并数据。</w:t>
        </w:r>
      </w:ins>
    </w:p>
    <w:p w:rsidR="00612E05" w:rsidRPr="00612E05" w:rsidRDefault="00612E05" w:rsidP="00612E05">
      <w:pPr>
        <w:widowControl/>
        <w:shd w:val="clear" w:color="auto" w:fill="FFFFFF"/>
        <w:spacing w:after="150" w:line="243" w:lineRule="atLeast"/>
        <w:jc w:val="left"/>
        <w:rPr>
          <w:ins w:id="342" w:author="Unknown"/>
          <w:rFonts w:ascii="微软雅黑" w:eastAsia="微软雅黑" w:hAnsi="微软雅黑" w:cs="Arial" w:hint="eastAsia"/>
          <w:color w:val="4D4D4D"/>
          <w:kern w:val="0"/>
          <w:sz w:val="15"/>
          <w:szCs w:val="15"/>
        </w:rPr>
      </w:pPr>
      <w:ins w:id="343" w:author="Unknown">
        <w:r w:rsidRPr="00612E05">
          <w:rPr>
            <w:rFonts w:ascii="微软雅黑" w:eastAsia="微软雅黑" w:hAnsi="微软雅黑" w:cs="Arial" w:hint="eastAsia"/>
            <w:color w:val="4D4D4D"/>
            <w:kern w:val="0"/>
            <w:sz w:val="15"/>
            <w:szCs w:val="15"/>
          </w:rPr>
          <w:t>回想一下你刚才是怎么push到远程的</w:t>
        </w:r>
      </w:ins>
    </w:p>
    <w:p w:rsidR="00612E05" w:rsidRPr="00612E05" w:rsidRDefault="00612E05" w:rsidP="00612E05">
      <w:pPr>
        <w:widowControl/>
        <w:numPr>
          <w:ilvl w:val="0"/>
          <w:numId w:val="22"/>
        </w:numPr>
        <w:shd w:val="clear" w:color="auto" w:fill="FFFFFF"/>
        <w:spacing w:before="75" w:line="213" w:lineRule="atLeast"/>
        <w:ind w:left="374"/>
        <w:jc w:val="left"/>
        <w:rPr>
          <w:ins w:id="344" w:author="Unknown"/>
          <w:rFonts w:ascii="微软雅黑" w:eastAsia="微软雅黑" w:hAnsi="微软雅黑" w:cs="Arial" w:hint="eastAsia"/>
          <w:kern w:val="0"/>
          <w:sz w:val="15"/>
          <w:szCs w:val="15"/>
        </w:rPr>
      </w:pPr>
      <w:proofErr w:type="spellStart"/>
      <w:ins w:id="345" w:author="Unknown">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add添加到上传缓存区</w:t>
        </w:r>
      </w:ins>
    </w:p>
    <w:p w:rsidR="00612E05" w:rsidRPr="00612E05" w:rsidRDefault="00612E05" w:rsidP="00612E05">
      <w:pPr>
        <w:widowControl/>
        <w:numPr>
          <w:ilvl w:val="0"/>
          <w:numId w:val="22"/>
        </w:numPr>
        <w:shd w:val="clear" w:color="auto" w:fill="FFFFFF"/>
        <w:spacing w:before="75" w:line="213" w:lineRule="atLeast"/>
        <w:ind w:left="374"/>
        <w:jc w:val="left"/>
        <w:rPr>
          <w:ins w:id="346" w:author="Unknown"/>
          <w:rFonts w:ascii="微软雅黑" w:eastAsia="微软雅黑" w:hAnsi="微软雅黑" w:cs="Arial" w:hint="eastAsia"/>
          <w:kern w:val="0"/>
          <w:sz w:val="15"/>
          <w:szCs w:val="15"/>
        </w:rPr>
      </w:pPr>
      <w:proofErr w:type="spellStart"/>
      <w:ins w:id="347" w:author="Unknown">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commit给缓存区的内容添加备注，此时本地的commit修改啦，但是远程的commit和文件都没修改。</w:t>
        </w:r>
      </w:ins>
    </w:p>
    <w:p w:rsidR="00612E05" w:rsidRPr="00612E05" w:rsidRDefault="00612E05" w:rsidP="00612E05">
      <w:pPr>
        <w:widowControl/>
        <w:numPr>
          <w:ilvl w:val="0"/>
          <w:numId w:val="22"/>
        </w:numPr>
        <w:shd w:val="clear" w:color="auto" w:fill="FFFFFF"/>
        <w:spacing w:before="75" w:line="213" w:lineRule="atLeast"/>
        <w:ind w:left="374"/>
        <w:jc w:val="left"/>
        <w:rPr>
          <w:ins w:id="348" w:author="Unknown"/>
          <w:rFonts w:ascii="微软雅黑" w:eastAsia="微软雅黑" w:hAnsi="微软雅黑" w:cs="Arial" w:hint="eastAsia"/>
          <w:kern w:val="0"/>
          <w:sz w:val="15"/>
          <w:szCs w:val="15"/>
        </w:rPr>
      </w:pPr>
      <w:proofErr w:type="spellStart"/>
      <w:ins w:id="349" w:author="Unknown">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push 修改远程文件和commit信息</w:t>
        </w:r>
      </w:ins>
    </w:p>
    <w:p w:rsidR="00612E05" w:rsidRPr="00612E05" w:rsidRDefault="00612E05" w:rsidP="00612E05">
      <w:pPr>
        <w:widowControl/>
        <w:shd w:val="clear" w:color="auto" w:fill="FFFFFF"/>
        <w:spacing w:after="150" w:line="243" w:lineRule="atLeast"/>
        <w:jc w:val="left"/>
        <w:rPr>
          <w:ins w:id="350" w:author="Unknown"/>
          <w:rFonts w:ascii="微软雅黑" w:eastAsia="微软雅黑" w:hAnsi="微软雅黑" w:cs="Arial" w:hint="eastAsia"/>
          <w:color w:val="4D4D4D"/>
          <w:kern w:val="0"/>
          <w:sz w:val="15"/>
          <w:szCs w:val="15"/>
        </w:rPr>
      </w:pPr>
      <w:ins w:id="351" w:author="Unknown">
        <w:r w:rsidRPr="00612E05">
          <w:rPr>
            <w:rFonts w:ascii="微软雅黑" w:eastAsia="微软雅黑" w:hAnsi="微软雅黑" w:cs="Arial" w:hint="eastAsia"/>
            <w:color w:val="4D4D4D"/>
            <w:kern w:val="0"/>
            <w:sz w:val="15"/>
            <w:szCs w:val="15"/>
          </w:rPr>
          <w:t>而你下拉文件过程</w:t>
        </w:r>
      </w:ins>
    </w:p>
    <w:p w:rsidR="00612E05" w:rsidRPr="00612E05" w:rsidRDefault="00612E05" w:rsidP="00612E05">
      <w:pPr>
        <w:widowControl/>
        <w:numPr>
          <w:ilvl w:val="0"/>
          <w:numId w:val="23"/>
        </w:numPr>
        <w:shd w:val="clear" w:color="auto" w:fill="FFFFFF"/>
        <w:spacing w:before="75" w:line="213" w:lineRule="atLeast"/>
        <w:ind w:left="374"/>
        <w:jc w:val="left"/>
        <w:rPr>
          <w:ins w:id="352" w:author="Unknown"/>
          <w:rFonts w:ascii="微软雅黑" w:eastAsia="微软雅黑" w:hAnsi="微软雅黑" w:cs="Arial" w:hint="eastAsia"/>
          <w:kern w:val="0"/>
          <w:sz w:val="15"/>
          <w:szCs w:val="15"/>
        </w:rPr>
      </w:pPr>
      <w:proofErr w:type="spellStart"/>
      <w:ins w:id="353" w:author="Unknown">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fetch 将数据拉下来，但是没修改本地的commit和文件</w:t>
        </w:r>
      </w:ins>
    </w:p>
    <w:p w:rsidR="00612E05" w:rsidRPr="00612E05" w:rsidRDefault="00612E05" w:rsidP="00612E05">
      <w:pPr>
        <w:widowControl/>
        <w:numPr>
          <w:ilvl w:val="0"/>
          <w:numId w:val="23"/>
        </w:numPr>
        <w:shd w:val="clear" w:color="auto" w:fill="FFFFFF"/>
        <w:spacing w:before="75" w:line="213" w:lineRule="atLeast"/>
        <w:ind w:left="374"/>
        <w:jc w:val="left"/>
        <w:rPr>
          <w:ins w:id="354" w:author="Unknown"/>
          <w:rFonts w:ascii="微软雅黑" w:eastAsia="微软雅黑" w:hAnsi="微软雅黑" w:cs="Arial" w:hint="eastAsia"/>
          <w:kern w:val="0"/>
          <w:sz w:val="15"/>
          <w:szCs w:val="15"/>
        </w:rPr>
      </w:pPr>
      <w:proofErr w:type="spellStart"/>
      <w:ins w:id="355" w:author="Unknown">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merge 改变本地数据</w:t>
        </w:r>
      </w:ins>
    </w:p>
    <w:p w:rsidR="00612E05" w:rsidRPr="00612E05" w:rsidRDefault="00612E05" w:rsidP="00612E05">
      <w:pPr>
        <w:widowControl/>
        <w:shd w:val="clear" w:color="auto" w:fill="FFFFFF"/>
        <w:spacing w:before="75" w:after="150" w:line="262" w:lineRule="atLeast"/>
        <w:jc w:val="left"/>
        <w:outlineLvl w:val="3"/>
        <w:rPr>
          <w:ins w:id="356" w:author="Unknown"/>
          <w:rFonts w:ascii="微软雅黑" w:eastAsia="微软雅黑" w:hAnsi="微软雅黑" w:cs="Arial" w:hint="eastAsia"/>
          <w:b/>
          <w:bCs/>
          <w:color w:val="4F4F4F"/>
          <w:kern w:val="0"/>
          <w:sz w:val="19"/>
          <w:szCs w:val="19"/>
        </w:rPr>
      </w:pPr>
      <w:ins w:id="357" w:author="Unknown">
        <w:r w:rsidRPr="00612E05">
          <w:rPr>
            <w:rFonts w:ascii="微软雅黑" w:eastAsia="微软雅黑" w:hAnsi="微软雅黑" w:cs="Arial" w:hint="eastAsia"/>
            <w:b/>
            <w:bCs/>
            <w:color w:val="4F4F4F"/>
            <w:kern w:val="0"/>
            <w:sz w:val="19"/>
            <w:szCs w:val="19"/>
          </w:rPr>
          <w:t>4.5 文件克隆</w:t>
        </w:r>
      </w:ins>
    </w:p>
    <w:p w:rsidR="00612E05" w:rsidRPr="00612E05" w:rsidRDefault="00612E05" w:rsidP="00612E05">
      <w:pPr>
        <w:widowControl/>
        <w:shd w:val="clear" w:color="auto" w:fill="FFFFFF"/>
        <w:spacing w:line="243" w:lineRule="atLeast"/>
        <w:jc w:val="left"/>
        <w:rPr>
          <w:ins w:id="358" w:author="Unknown"/>
          <w:rFonts w:ascii="微软雅黑" w:eastAsia="微软雅黑" w:hAnsi="微软雅黑" w:cs="Arial" w:hint="eastAsia"/>
          <w:color w:val="4D4D4D"/>
          <w:kern w:val="0"/>
          <w:sz w:val="15"/>
          <w:szCs w:val="15"/>
        </w:rPr>
      </w:pPr>
      <w:ins w:id="359" w:author="Unknown">
        <w:r w:rsidRPr="00612E05">
          <w:rPr>
            <w:rFonts w:ascii="微软雅黑" w:eastAsia="微软雅黑" w:hAnsi="微软雅黑" w:cs="Arial" w:hint="eastAsia"/>
            <w:color w:val="4D4D4D"/>
            <w:kern w:val="0"/>
            <w:sz w:val="15"/>
            <w:szCs w:val="15"/>
          </w:rPr>
          <w:t>下拉仓库学会了，那克隆呢？</w:t>
        </w:r>
        <w:r w:rsidRPr="00612E05">
          <w:rPr>
            <w:rFonts w:ascii="微软雅黑" w:eastAsia="微软雅黑" w:hAnsi="微软雅黑" w:cs="Arial" w:hint="eastAsia"/>
            <w:color w:val="4D4D4D"/>
            <w:kern w:val="0"/>
            <w:sz w:val="15"/>
            <w:szCs w:val="15"/>
          </w:rPr>
          <w:br/>
          <w:t>克隆就是你本地上没有，你直接把远程仓库的东西搞下来。</w:t>
        </w:r>
        <w:r w:rsidRPr="00612E05">
          <w:rPr>
            <w:rFonts w:ascii="微软雅黑" w:eastAsia="微软雅黑" w:hAnsi="微软雅黑" w:cs="Arial" w:hint="eastAsia"/>
            <w:color w:val="4D4D4D"/>
            <w:kern w:val="0"/>
            <w:sz w:val="15"/>
            <w:szCs w:val="15"/>
          </w:rPr>
          <w:br/>
          <w:t>我现在有一个完整仓库，点击右边的绿色按钮。</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lastRenderedPageBreak/>
        <w:drawing>
          <wp:inline distT="0" distB="0" distL="0" distR="0">
            <wp:extent cx="9933940" cy="4589780"/>
            <wp:effectExtent l="19050" t="0" r="0" b="0"/>
            <wp:docPr id="77" name="图片 7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在这里插入图片描述"/>
                    <pic:cNvPicPr>
                      <a:picLocks noChangeAspect="1" noChangeArrowheads="1"/>
                    </pic:cNvPicPr>
                  </pic:nvPicPr>
                  <pic:blipFill>
                    <a:blip r:embed="rId110"/>
                    <a:srcRect/>
                    <a:stretch>
                      <a:fillRect/>
                    </a:stretch>
                  </pic:blipFill>
                  <pic:spPr bwMode="auto">
                    <a:xfrm>
                      <a:off x="0" y="0"/>
                      <a:ext cx="9933940" cy="4589780"/>
                    </a:xfrm>
                    <a:prstGeom prst="rect">
                      <a:avLst/>
                    </a:prstGeom>
                    <a:noFill/>
                    <a:ln w="9525">
                      <a:noFill/>
                      <a:miter lim="800000"/>
                      <a:headEnd/>
                      <a:tailEnd/>
                    </a:ln>
                  </pic:spPr>
                </pic:pic>
              </a:graphicData>
            </a:graphic>
          </wp:inline>
        </w:drawing>
      </w:r>
      <w:ins w:id="360" w:author="Unknown">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3485515" cy="2018665"/>
            <wp:effectExtent l="19050" t="0" r="635" b="0"/>
            <wp:docPr id="78" name="图片 7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在这里插入图片描述"/>
                    <pic:cNvPicPr>
                      <a:picLocks noChangeAspect="1" noChangeArrowheads="1"/>
                    </pic:cNvPicPr>
                  </pic:nvPicPr>
                  <pic:blipFill>
                    <a:blip r:embed="rId111"/>
                    <a:srcRect/>
                    <a:stretch>
                      <a:fillRect/>
                    </a:stretch>
                  </pic:blipFill>
                  <pic:spPr bwMode="auto">
                    <a:xfrm>
                      <a:off x="0" y="0"/>
                      <a:ext cx="3485515" cy="2018665"/>
                    </a:xfrm>
                    <a:prstGeom prst="rect">
                      <a:avLst/>
                    </a:prstGeom>
                    <a:noFill/>
                    <a:ln w="9525">
                      <a:noFill/>
                      <a:miter lim="800000"/>
                      <a:headEnd/>
                      <a:tailEnd/>
                    </a:ln>
                  </pic:spPr>
                </pic:pic>
              </a:graphicData>
            </a:graphic>
          </wp:inline>
        </w:drawing>
      </w:r>
    </w:p>
    <w:p w:rsidR="00612E05" w:rsidRPr="00612E05" w:rsidRDefault="00612E05" w:rsidP="00612E05">
      <w:pPr>
        <w:widowControl/>
        <w:numPr>
          <w:ilvl w:val="0"/>
          <w:numId w:val="24"/>
        </w:numPr>
        <w:shd w:val="clear" w:color="auto" w:fill="FFFFFF"/>
        <w:spacing w:before="75" w:line="213" w:lineRule="atLeast"/>
        <w:ind w:left="374"/>
        <w:jc w:val="left"/>
        <w:rPr>
          <w:ins w:id="361" w:author="Unknown"/>
          <w:rFonts w:ascii="微软雅黑" w:eastAsia="微软雅黑" w:hAnsi="微软雅黑" w:cs="Arial" w:hint="eastAsia"/>
          <w:kern w:val="0"/>
          <w:sz w:val="15"/>
          <w:szCs w:val="15"/>
        </w:rPr>
      </w:pPr>
      <w:ins w:id="362" w:author="Unknown">
        <w:r w:rsidRPr="00612E05">
          <w:rPr>
            <w:rFonts w:ascii="微软雅黑" w:eastAsia="微软雅黑" w:hAnsi="微软雅黑" w:cs="Arial" w:hint="eastAsia"/>
            <w:kern w:val="0"/>
            <w:sz w:val="15"/>
            <w:szCs w:val="15"/>
          </w:rPr>
          <w:t>如果你只想看看源码，那你可以直接选download zip，下载源码压缩包。</w:t>
        </w:r>
      </w:ins>
    </w:p>
    <w:p w:rsidR="00612E05" w:rsidRPr="00612E05" w:rsidRDefault="00612E05" w:rsidP="00612E05">
      <w:pPr>
        <w:widowControl/>
        <w:numPr>
          <w:ilvl w:val="0"/>
          <w:numId w:val="24"/>
        </w:numPr>
        <w:shd w:val="clear" w:color="auto" w:fill="FFFFFF"/>
        <w:spacing w:before="75" w:line="213" w:lineRule="atLeast"/>
        <w:ind w:left="374"/>
        <w:jc w:val="left"/>
        <w:rPr>
          <w:ins w:id="363" w:author="Unknown"/>
          <w:rFonts w:ascii="微软雅黑" w:eastAsia="微软雅黑" w:hAnsi="微软雅黑" w:cs="Arial" w:hint="eastAsia"/>
          <w:kern w:val="0"/>
          <w:sz w:val="15"/>
          <w:szCs w:val="15"/>
        </w:rPr>
      </w:pPr>
      <w:ins w:id="364" w:author="Unknown">
        <w:r w:rsidRPr="00612E05">
          <w:rPr>
            <w:rFonts w:ascii="微软雅黑" w:eastAsia="微软雅黑" w:hAnsi="微软雅黑" w:cs="Arial" w:hint="eastAsia"/>
            <w:kern w:val="0"/>
            <w:sz w:val="15"/>
            <w:szCs w:val="15"/>
          </w:rPr>
          <w:t>如果你使用的是</w:t>
        </w:r>
        <w:proofErr w:type="spellStart"/>
        <w:r w:rsidRPr="00612E05">
          <w:rPr>
            <w:rFonts w:ascii="微软雅黑" w:eastAsia="微软雅黑" w:hAnsi="微软雅黑" w:cs="Arial" w:hint="eastAsia"/>
            <w:kern w:val="0"/>
            <w:sz w:val="15"/>
            <w:szCs w:val="15"/>
          </w:rPr>
          <w:t>git</w:t>
        </w:r>
        <w:proofErr w:type="spellEnd"/>
        <w:r w:rsidRPr="00612E05">
          <w:rPr>
            <w:rFonts w:ascii="微软雅黑" w:eastAsia="微软雅黑" w:hAnsi="微软雅黑" w:cs="Arial" w:hint="eastAsia"/>
            <w:kern w:val="0"/>
            <w:sz w:val="15"/>
            <w:szCs w:val="15"/>
          </w:rPr>
          <w:t xml:space="preserve"> desktop，那你就选open in desktop</w:t>
        </w:r>
      </w:ins>
    </w:p>
    <w:p w:rsidR="00612E05" w:rsidRPr="00612E05" w:rsidRDefault="00612E05" w:rsidP="00612E05">
      <w:pPr>
        <w:widowControl/>
        <w:numPr>
          <w:ilvl w:val="0"/>
          <w:numId w:val="24"/>
        </w:numPr>
        <w:shd w:val="clear" w:color="auto" w:fill="FFFFFF"/>
        <w:spacing w:before="75" w:line="213" w:lineRule="atLeast"/>
        <w:ind w:left="374"/>
        <w:jc w:val="left"/>
        <w:rPr>
          <w:ins w:id="365" w:author="Unknown"/>
          <w:rFonts w:ascii="微软雅黑" w:eastAsia="微软雅黑" w:hAnsi="微软雅黑" w:cs="Arial" w:hint="eastAsia"/>
          <w:kern w:val="0"/>
          <w:sz w:val="15"/>
          <w:szCs w:val="15"/>
        </w:rPr>
      </w:pPr>
      <w:ins w:id="366" w:author="Unknown">
        <w:r w:rsidRPr="00612E05">
          <w:rPr>
            <w:rFonts w:ascii="微软雅黑" w:eastAsia="微软雅黑" w:hAnsi="微软雅黑" w:cs="Arial" w:hint="eastAsia"/>
            <w:kern w:val="0"/>
            <w:sz w:val="15"/>
            <w:szCs w:val="15"/>
          </w:rPr>
          <w:t>如果你想学克隆你就继续看，很简单的就一句。</w:t>
        </w:r>
      </w:ins>
    </w:p>
    <w:p w:rsidR="00612E05" w:rsidRPr="00612E05" w:rsidRDefault="00612E05" w:rsidP="00612E05">
      <w:pPr>
        <w:widowControl/>
        <w:shd w:val="clear" w:color="auto" w:fill="FFFFFF"/>
        <w:spacing w:line="243" w:lineRule="atLeast"/>
        <w:jc w:val="left"/>
        <w:rPr>
          <w:ins w:id="367" w:author="Unknown"/>
          <w:rFonts w:ascii="微软雅黑" w:eastAsia="微软雅黑" w:hAnsi="微软雅黑" w:cs="Arial" w:hint="eastAsia"/>
          <w:color w:val="4D4D4D"/>
          <w:kern w:val="0"/>
          <w:sz w:val="15"/>
          <w:szCs w:val="15"/>
        </w:rPr>
      </w:pPr>
      <w:ins w:id="368" w:author="Unknown">
        <w:r w:rsidRPr="00612E05">
          <w:rPr>
            <w:rFonts w:ascii="微软雅黑" w:eastAsia="微软雅黑" w:hAnsi="微软雅黑" w:cs="Arial" w:hint="eastAsia"/>
            <w:color w:val="4D4D4D"/>
            <w:kern w:val="0"/>
            <w:sz w:val="15"/>
            <w:szCs w:val="15"/>
          </w:rPr>
          <w:t>仓库是你自己的，你就使用SSH连接，不是你自己的，你没权限你就切换到HTTPS，再复制地址。</w:t>
        </w:r>
        <w:r w:rsidRPr="00612E05">
          <w:rPr>
            <w:rFonts w:ascii="微软雅黑" w:eastAsia="微软雅黑" w:hAnsi="微软雅黑" w:cs="Arial" w:hint="eastAsia"/>
            <w:color w:val="4D4D4D"/>
            <w:kern w:val="0"/>
            <w:sz w:val="15"/>
            <w:szCs w:val="15"/>
          </w:rPr>
          <w:br/>
          <w:t>它克隆下来是一个文件夹，你想把文件夹放哪里就在哪打开</w:t>
        </w:r>
        <w:proofErr w:type="spellStart"/>
        <w:r w:rsidRPr="00612E05">
          <w:rPr>
            <w:rFonts w:ascii="微软雅黑" w:eastAsia="微软雅黑" w:hAnsi="微软雅黑" w:cs="Arial" w:hint="eastAsia"/>
            <w:color w:val="4D4D4D"/>
            <w:kern w:val="0"/>
            <w:sz w:val="15"/>
            <w:szCs w:val="15"/>
          </w:rPr>
          <w:t>gitbash</w:t>
        </w:r>
        <w:proofErr w:type="spellEnd"/>
        <w:r w:rsidRPr="00612E05">
          <w:rPr>
            <w:rFonts w:ascii="微软雅黑" w:eastAsia="微软雅黑" w:hAnsi="微软雅黑" w:cs="Arial" w:hint="eastAsia"/>
            <w:color w:val="4D4D4D"/>
            <w:kern w:val="0"/>
            <w:sz w:val="15"/>
            <w:szCs w:val="15"/>
          </w:rPr>
          <w:br/>
        </w:r>
        <w:r w:rsidRPr="00612E05">
          <w:rPr>
            <w:rFonts w:ascii="Consolas" w:eastAsia="宋体" w:hAnsi="Consolas" w:cs="Consolas"/>
            <w:color w:val="C7254E"/>
            <w:kern w:val="0"/>
            <w:sz w:val="13"/>
          </w:rPr>
          <w:t xml:space="preserve">$ </w:t>
        </w:r>
        <w:proofErr w:type="spellStart"/>
        <w:r w:rsidRPr="00612E05">
          <w:rPr>
            <w:rFonts w:ascii="Consolas" w:eastAsia="宋体" w:hAnsi="Consolas" w:cs="Consolas"/>
            <w:color w:val="C7254E"/>
            <w:kern w:val="0"/>
            <w:sz w:val="13"/>
          </w:rPr>
          <w:t>git</w:t>
        </w:r>
        <w:proofErr w:type="spellEnd"/>
        <w:r w:rsidRPr="00612E05">
          <w:rPr>
            <w:rFonts w:ascii="Consolas" w:eastAsia="宋体" w:hAnsi="Consolas" w:cs="Consolas"/>
            <w:color w:val="C7254E"/>
            <w:kern w:val="0"/>
            <w:sz w:val="13"/>
          </w:rPr>
          <w:t xml:space="preserve"> clone </w:t>
        </w:r>
        <w:r w:rsidRPr="00612E05">
          <w:rPr>
            <w:rFonts w:ascii="Consolas" w:eastAsia="宋体" w:hAnsi="Consolas" w:cs="Consolas"/>
            <w:color w:val="C7254E"/>
            <w:kern w:val="0"/>
            <w:sz w:val="13"/>
          </w:rPr>
          <w:t>加上你刚才的地址</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lastRenderedPageBreak/>
        <w:drawing>
          <wp:inline distT="0" distB="0" distL="0" distR="0">
            <wp:extent cx="4685030" cy="1258570"/>
            <wp:effectExtent l="19050" t="0" r="1270" b="0"/>
            <wp:docPr id="79" name="图片 7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在这里插入图片描述"/>
                    <pic:cNvPicPr>
                      <a:picLocks noChangeAspect="1" noChangeArrowheads="1"/>
                    </pic:cNvPicPr>
                  </pic:nvPicPr>
                  <pic:blipFill>
                    <a:blip r:embed="rId112"/>
                    <a:srcRect/>
                    <a:stretch>
                      <a:fillRect/>
                    </a:stretch>
                  </pic:blipFill>
                  <pic:spPr bwMode="auto">
                    <a:xfrm>
                      <a:off x="0" y="0"/>
                      <a:ext cx="4685030" cy="1258570"/>
                    </a:xfrm>
                    <a:prstGeom prst="rect">
                      <a:avLst/>
                    </a:prstGeom>
                    <a:noFill/>
                    <a:ln w="9525">
                      <a:noFill/>
                      <a:miter lim="800000"/>
                      <a:headEnd/>
                      <a:tailEnd/>
                    </a:ln>
                  </pic:spPr>
                </pic:pic>
              </a:graphicData>
            </a:graphic>
          </wp:inline>
        </w:drawing>
      </w:r>
      <w:ins w:id="369" w:author="Unknown">
        <w:r w:rsidRPr="00612E05">
          <w:rPr>
            <w:rFonts w:ascii="微软雅黑" w:eastAsia="微软雅黑" w:hAnsi="微软雅黑" w:cs="Arial" w:hint="eastAsia"/>
            <w:color w:val="4D4D4D"/>
            <w:kern w:val="0"/>
            <w:sz w:val="15"/>
            <w:szCs w:val="15"/>
          </w:rPr>
          <w:br/>
          <w:t>我在E:\code\vue里执行了克隆。</w:t>
        </w:r>
        <w:r w:rsidRPr="00612E05">
          <w:rPr>
            <w:rFonts w:ascii="微软雅黑" w:eastAsia="微软雅黑" w:hAnsi="微软雅黑" w:cs="Arial" w:hint="eastAsia"/>
            <w:color w:val="4D4D4D"/>
            <w:kern w:val="0"/>
            <w:sz w:val="15"/>
            <w:szCs w:val="15"/>
          </w:rPr>
          <w:br/>
          <w:t>(｡</w:t>
        </w:r>
        <w:r w:rsidRPr="00612E05">
          <w:rPr>
            <w:rFonts w:ascii="MS Gothic" w:eastAsia="MS Gothic" w:hAnsi="MS Gothic" w:cs="MS Gothic" w:hint="eastAsia"/>
            <w:color w:val="4D4D4D"/>
            <w:kern w:val="0"/>
            <w:sz w:val="15"/>
            <w:szCs w:val="15"/>
          </w:rPr>
          <w:t>◕</w:t>
        </w:r>
        <w:r w:rsidRPr="00612E05">
          <w:rPr>
            <w:rFonts w:ascii="微软雅黑" w:eastAsia="微软雅黑" w:hAnsi="微软雅黑" w:cs="微软雅黑" w:hint="eastAsia"/>
            <w:color w:val="4D4D4D"/>
            <w:kern w:val="0"/>
            <w:sz w:val="15"/>
            <w:szCs w:val="15"/>
          </w:rPr>
          <w:t>ˇ</w:t>
        </w:r>
        <w:r w:rsidRPr="00612E05">
          <w:rPr>
            <w:rFonts w:ascii="Cambria Math" w:eastAsia="微软雅黑" w:hAnsi="Cambria Math" w:cs="Cambria Math"/>
            <w:color w:val="4D4D4D"/>
            <w:kern w:val="0"/>
            <w:sz w:val="15"/>
            <w:szCs w:val="15"/>
          </w:rPr>
          <w:t>∀</w:t>
        </w:r>
        <w:r w:rsidRPr="00612E05">
          <w:rPr>
            <w:rFonts w:ascii="微软雅黑" w:eastAsia="微软雅黑" w:hAnsi="微软雅黑" w:cs="微软雅黑" w:hint="eastAsia"/>
            <w:color w:val="4D4D4D"/>
            <w:kern w:val="0"/>
            <w:sz w:val="15"/>
            <w:szCs w:val="15"/>
          </w:rPr>
          <w:t>ˇ</w:t>
        </w:r>
        <w:r w:rsidRPr="00612E05">
          <w:rPr>
            <w:rFonts w:ascii="MS Gothic" w:eastAsia="MS Gothic" w:hAnsi="MS Gothic" w:cs="MS Gothic" w:hint="eastAsia"/>
            <w:color w:val="4D4D4D"/>
            <w:kern w:val="0"/>
            <w:sz w:val="15"/>
            <w:szCs w:val="15"/>
          </w:rPr>
          <w:t>◕</w:t>
        </w:r>
        <w:r w:rsidRPr="00612E05">
          <w:rPr>
            <w:rFonts w:ascii="微软雅黑" w:eastAsia="微软雅黑" w:hAnsi="微软雅黑" w:cs="微软雅黑" w:hint="eastAsia"/>
            <w:color w:val="4D4D4D"/>
            <w:kern w:val="0"/>
            <w:sz w:val="15"/>
            <w:szCs w:val="15"/>
          </w:rPr>
          <w:t>）。下载完成后，打开这个文件夹，就发现里边有个文件夹了。文件夹名字就是远程仓库的名字。</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3218180" cy="831215"/>
            <wp:effectExtent l="19050" t="0" r="1270" b="0"/>
            <wp:docPr id="80" name="图片 8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在这里插入图片描述"/>
                    <pic:cNvPicPr>
                      <a:picLocks noChangeAspect="1" noChangeArrowheads="1"/>
                    </pic:cNvPicPr>
                  </pic:nvPicPr>
                  <pic:blipFill>
                    <a:blip r:embed="rId113"/>
                    <a:srcRect/>
                    <a:stretch>
                      <a:fillRect/>
                    </a:stretch>
                  </pic:blipFill>
                  <pic:spPr bwMode="auto">
                    <a:xfrm>
                      <a:off x="0" y="0"/>
                      <a:ext cx="3218180" cy="831215"/>
                    </a:xfrm>
                    <a:prstGeom prst="rect">
                      <a:avLst/>
                    </a:prstGeom>
                    <a:noFill/>
                    <a:ln w="9525">
                      <a:noFill/>
                      <a:miter lim="800000"/>
                      <a:headEnd/>
                      <a:tailEnd/>
                    </a:ln>
                  </pic:spPr>
                </pic:pic>
              </a:graphicData>
            </a:graphic>
          </wp:inline>
        </w:drawing>
      </w:r>
      <w:ins w:id="370" w:author="Unknown">
        <w:r w:rsidRPr="00612E05">
          <w:rPr>
            <w:rFonts w:ascii="微软雅黑" w:eastAsia="微软雅黑" w:hAnsi="微软雅黑" w:cs="Arial" w:hint="eastAsia"/>
            <w:color w:val="4D4D4D"/>
            <w:kern w:val="0"/>
            <w:sz w:val="15"/>
            <w:szCs w:val="15"/>
          </w:rPr>
          <w:br/>
          <w:t>还记得</w:t>
        </w:r>
        <w:proofErr w:type="spellStart"/>
        <w:r w:rsidRPr="00612E05">
          <w:rPr>
            <w:rFonts w:ascii="微软雅黑" w:eastAsia="微软雅黑" w:hAnsi="微软雅黑" w:cs="Arial" w:hint="eastAsia"/>
            <w:color w:val="4D4D4D"/>
            <w:kern w:val="0"/>
            <w:sz w:val="15"/>
            <w:szCs w:val="15"/>
          </w:rPr>
          <w:t>git</w:t>
        </w:r>
        <w:proofErr w:type="spellEnd"/>
        <w:r w:rsidRPr="00612E05">
          <w:rPr>
            <w:rFonts w:ascii="微软雅黑" w:eastAsia="微软雅黑" w:hAnsi="微软雅黑" w:cs="Arial" w:hint="eastAsia"/>
            <w:color w:val="4D4D4D"/>
            <w:kern w:val="0"/>
            <w:sz w:val="15"/>
            <w:szCs w:val="15"/>
          </w:rPr>
          <w:t xml:space="preserve"> remote -v吗？用它看一下你下下来的本地仓库连接上那个远程仓库没。</w:t>
        </w:r>
        <w:r w:rsidRPr="00612E05">
          <w:rPr>
            <w:rFonts w:ascii="微软雅黑" w:eastAsia="微软雅黑" w:hAnsi="微软雅黑" w:cs="Arial" w:hint="eastAsia"/>
            <w:color w:val="4D4D4D"/>
            <w:kern w:val="0"/>
            <w:sz w:val="15"/>
            <w:szCs w:val="15"/>
          </w:rPr>
          <w:br/>
        </w:r>
      </w:ins>
      <w:r>
        <w:rPr>
          <w:rFonts w:ascii="微软雅黑" w:eastAsia="微软雅黑" w:hAnsi="微软雅黑" w:cs="Arial"/>
          <w:noProof/>
          <w:color w:val="4D4D4D"/>
          <w:kern w:val="0"/>
          <w:sz w:val="15"/>
          <w:szCs w:val="15"/>
        </w:rPr>
        <w:drawing>
          <wp:inline distT="0" distB="0" distL="0" distR="0">
            <wp:extent cx="3735070" cy="664845"/>
            <wp:effectExtent l="19050" t="0" r="0" b="0"/>
            <wp:docPr id="81" name="图片 8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在这里插入图片描述"/>
                    <pic:cNvPicPr>
                      <a:picLocks noChangeAspect="1" noChangeArrowheads="1"/>
                    </pic:cNvPicPr>
                  </pic:nvPicPr>
                  <pic:blipFill>
                    <a:blip r:embed="rId114"/>
                    <a:srcRect/>
                    <a:stretch>
                      <a:fillRect/>
                    </a:stretch>
                  </pic:blipFill>
                  <pic:spPr bwMode="auto">
                    <a:xfrm>
                      <a:off x="0" y="0"/>
                      <a:ext cx="3735070" cy="664845"/>
                    </a:xfrm>
                    <a:prstGeom prst="rect">
                      <a:avLst/>
                    </a:prstGeom>
                    <a:noFill/>
                    <a:ln w="9525">
                      <a:noFill/>
                      <a:miter lim="800000"/>
                      <a:headEnd/>
                      <a:tailEnd/>
                    </a:ln>
                  </pic:spPr>
                </pic:pic>
              </a:graphicData>
            </a:graphic>
          </wp:inline>
        </w:drawing>
      </w:r>
      <w:ins w:id="371" w:author="Unknown">
        <w:r w:rsidRPr="00612E05">
          <w:rPr>
            <w:rFonts w:ascii="微软雅黑" w:eastAsia="微软雅黑" w:hAnsi="微软雅黑" w:cs="Arial" w:hint="eastAsia"/>
            <w:color w:val="4D4D4D"/>
            <w:kern w:val="0"/>
            <w:sz w:val="15"/>
            <w:szCs w:val="15"/>
          </w:rPr>
          <w:br/>
          <w:t>已经连接了嗷。放心使用吧。</w:t>
        </w:r>
      </w:ins>
    </w:p>
    <w:p w:rsidR="00612E05" w:rsidRPr="00612E05" w:rsidRDefault="00612E05" w:rsidP="00612E05">
      <w:pPr>
        <w:widowControl/>
        <w:shd w:val="clear" w:color="auto" w:fill="FFFFFF"/>
        <w:spacing w:before="224" w:after="224" w:line="213" w:lineRule="atLeast"/>
        <w:jc w:val="left"/>
        <w:rPr>
          <w:ins w:id="372" w:author="Unknown"/>
          <w:rFonts w:ascii="Arial" w:eastAsia="宋体" w:hAnsi="Arial" w:cs="Arial" w:hint="eastAsia"/>
          <w:kern w:val="0"/>
          <w:sz w:val="13"/>
          <w:szCs w:val="13"/>
        </w:rPr>
      </w:pPr>
      <w:ins w:id="373" w:author="Unknown">
        <w:r w:rsidRPr="00612E05">
          <w:rPr>
            <w:rFonts w:ascii="Arial" w:eastAsia="宋体" w:hAnsi="Arial" w:cs="Arial"/>
            <w:kern w:val="0"/>
            <w:sz w:val="13"/>
            <w:szCs w:val="13"/>
          </w:rPr>
          <w:pict>
            <v:rect id="_x0000_i1106" style="width:0;height:0" o:hralign="center" o:hrstd="t" o:hr="t" fillcolor="#a0a0a0" stroked="f"/>
          </w:pict>
        </w:r>
      </w:ins>
    </w:p>
    <w:p w:rsidR="00612E05" w:rsidRPr="00612E05" w:rsidRDefault="00612E05" w:rsidP="00612E05">
      <w:pPr>
        <w:widowControl/>
        <w:shd w:val="clear" w:color="auto" w:fill="FFFFFF"/>
        <w:spacing w:line="243" w:lineRule="atLeast"/>
        <w:jc w:val="left"/>
        <w:rPr>
          <w:ins w:id="374" w:author="Unknown"/>
          <w:rFonts w:ascii="微软雅黑" w:eastAsia="微软雅黑" w:hAnsi="微软雅黑" w:cs="Arial"/>
          <w:color w:val="4D4D4D"/>
          <w:kern w:val="0"/>
          <w:sz w:val="15"/>
          <w:szCs w:val="15"/>
        </w:rPr>
      </w:pPr>
      <w:ins w:id="375" w:author="Unknown">
        <w:r w:rsidRPr="00612E05">
          <w:rPr>
            <w:rFonts w:ascii="微软雅黑" w:eastAsia="微软雅黑" w:hAnsi="微软雅黑" w:cs="Arial" w:hint="eastAsia"/>
            <w:color w:val="4D4D4D"/>
            <w:kern w:val="0"/>
            <w:sz w:val="36"/>
            <w:szCs w:val="36"/>
          </w:rPr>
          <w:t>我是萝莉Ann， 梦想是当个程序媛。（●´</w:t>
        </w:r>
        <w:r w:rsidRPr="00612E05">
          <w:rPr>
            <w:rFonts w:ascii="Cambria Math" w:eastAsia="微软雅黑" w:hAnsi="Cambria Math" w:cs="Cambria Math"/>
            <w:color w:val="4D4D4D"/>
            <w:kern w:val="0"/>
            <w:sz w:val="36"/>
            <w:szCs w:val="36"/>
          </w:rPr>
          <w:t>∀</w:t>
        </w:r>
        <w:r w:rsidRPr="00612E05">
          <w:rPr>
            <w:rFonts w:ascii="微软雅黑" w:eastAsia="微软雅黑" w:hAnsi="微软雅黑" w:cs="微软雅黑" w:hint="eastAsia"/>
            <w:color w:val="4D4D4D"/>
            <w:kern w:val="0"/>
            <w:sz w:val="36"/>
            <w:szCs w:val="36"/>
          </w:rPr>
          <w:t>｀）</w:t>
        </w:r>
        <w:r w:rsidRPr="00612E05">
          <w:rPr>
            <w:rFonts w:ascii="Arial" w:eastAsia="微软雅黑" w:hAnsi="Arial" w:cs="Arial"/>
            <w:color w:val="4D4D4D"/>
            <w:kern w:val="0"/>
            <w:sz w:val="36"/>
            <w:szCs w:val="36"/>
          </w:rPr>
          <w:t>♪</w:t>
        </w:r>
        <w:r w:rsidRPr="00612E05">
          <w:rPr>
            <w:rFonts w:ascii="微软雅黑" w:eastAsia="微软雅黑" w:hAnsi="微软雅黑" w:cs="微软雅黑" w:hint="eastAsia"/>
            <w:color w:val="4D4D4D"/>
            <w:kern w:val="0"/>
            <w:sz w:val="36"/>
            <w:szCs w:val="36"/>
          </w:rPr>
          <w:t>永不服输！</w:t>
        </w:r>
      </w:ins>
    </w:p>
    <w:p w:rsidR="00612E05" w:rsidRPr="00612E05" w:rsidRDefault="00612E05" w:rsidP="00612E05">
      <w:pPr>
        <w:widowControl/>
        <w:shd w:val="clear" w:color="auto" w:fill="FFFFFF"/>
        <w:spacing w:line="213" w:lineRule="atLeast"/>
        <w:jc w:val="left"/>
        <w:rPr>
          <w:ins w:id="376" w:author="Unknown"/>
          <w:rFonts w:ascii="Arial" w:eastAsia="宋体" w:hAnsi="Arial" w:cs="Arial" w:hint="eastAsia"/>
          <w:kern w:val="0"/>
          <w:sz w:val="13"/>
          <w:szCs w:val="13"/>
        </w:rPr>
      </w:pPr>
      <w:r>
        <w:rPr>
          <w:rFonts w:ascii="微软雅黑" w:eastAsia="微软雅黑" w:hAnsi="微软雅黑" w:cs="Arial"/>
          <w:noProof/>
          <w:color w:val="4F4F4F"/>
          <w:kern w:val="0"/>
          <w:sz w:val="13"/>
          <w:szCs w:val="13"/>
        </w:rPr>
        <w:drawing>
          <wp:inline distT="0" distB="0" distL="0" distR="0">
            <wp:extent cx="712470" cy="712470"/>
            <wp:effectExtent l="19050" t="0" r="0" b="0"/>
            <wp:docPr id="83" name="图片 83" descr="https://profile.csdnimg.cn/2/5/5/3_qq_3666717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profile.csdnimg.cn/2/5/5/3_qq_36667170">
                      <a:hlinkClick r:id="rId26"/>
                    </pic:cNvPr>
                    <pic:cNvPicPr>
                      <a:picLocks noChangeAspect="1" noChangeArrowheads="1"/>
                    </pic:cNvPicPr>
                  </pic:nvPicPr>
                  <pic:blipFill>
                    <a:blip r:embed="rId24"/>
                    <a:srcRect/>
                    <a:stretch>
                      <a:fillRect/>
                    </a:stretch>
                  </pic:blipFill>
                  <pic:spPr bwMode="auto">
                    <a:xfrm>
                      <a:off x="0" y="0"/>
                      <a:ext cx="712470" cy="712470"/>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FFFFF"/>
        <w:spacing w:line="213" w:lineRule="atLeast"/>
        <w:jc w:val="left"/>
        <w:rPr>
          <w:ins w:id="377" w:author="Unknown"/>
          <w:rFonts w:ascii="Arial" w:eastAsia="宋体" w:hAnsi="Arial" w:cs="Arial"/>
          <w:kern w:val="0"/>
          <w:sz w:val="13"/>
          <w:szCs w:val="13"/>
        </w:rPr>
      </w:pPr>
      <w:ins w:id="378" w:author="Unknown">
        <w:r w:rsidRPr="00612E05">
          <w:rPr>
            <w:rFonts w:ascii="微软雅黑" w:eastAsia="微软雅黑" w:hAnsi="微软雅黑" w:cs="Arial"/>
            <w:kern w:val="0"/>
            <w:sz w:val="13"/>
          </w:rPr>
          <w:fldChar w:fldCharType="begin"/>
        </w:r>
        <w:r w:rsidRPr="00612E05">
          <w:rPr>
            <w:rFonts w:ascii="微软雅黑" w:eastAsia="微软雅黑" w:hAnsi="微软雅黑" w:cs="Arial"/>
            <w:kern w:val="0"/>
            <w:sz w:val="13"/>
          </w:rPr>
          <w:instrText xml:space="preserve"> HYPERLINK "https://blog.csdn.net/qq_36667170" \t "_blank" </w:instrText>
        </w:r>
        <w:r w:rsidRPr="00612E05">
          <w:rPr>
            <w:rFonts w:ascii="微软雅黑" w:eastAsia="微软雅黑" w:hAnsi="微软雅黑" w:cs="Arial"/>
            <w:kern w:val="0"/>
            <w:sz w:val="13"/>
          </w:rPr>
          <w:fldChar w:fldCharType="separate"/>
        </w:r>
        <w:r w:rsidRPr="00612E05">
          <w:rPr>
            <w:rFonts w:ascii="微软雅黑" w:eastAsia="微软雅黑" w:hAnsi="微软雅黑" w:cs="Arial" w:hint="eastAsia"/>
            <w:b/>
            <w:bCs/>
            <w:color w:val="4A4D52"/>
            <w:kern w:val="0"/>
            <w:sz w:val="15"/>
            <w:u w:val="single"/>
          </w:rPr>
          <w:t>LolitaAnn</w:t>
        </w:r>
        <w:r w:rsidRPr="00612E05">
          <w:rPr>
            <w:rFonts w:ascii="微软雅黑" w:eastAsia="微软雅黑" w:hAnsi="微软雅黑" w:cs="Arial"/>
            <w:kern w:val="0"/>
            <w:sz w:val="13"/>
          </w:rPr>
          <w:fldChar w:fldCharType="end"/>
        </w:r>
        <w:r w:rsidRPr="00612E05">
          <w:rPr>
            <w:rFonts w:ascii="Arial" w:eastAsia="宋体" w:hAnsi="Arial" w:cs="Arial"/>
            <w:kern w:val="0"/>
            <w:sz w:val="13"/>
          </w:rPr>
          <w:t> </w:t>
        </w:r>
      </w:ins>
      <w:r>
        <w:rPr>
          <w:rFonts w:ascii="Arial" w:eastAsia="宋体" w:hAnsi="Arial" w:cs="Arial"/>
          <w:noProof/>
          <w:kern w:val="0"/>
          <w:sz w:val="13"/>
          <w:szCs w:val="13"/>
        </w:rPr>
        <w:drawing>
          <wp:inline distT="0" distB="0" distL="0" distR="0">
            <wp:extent cx="570230" cy="570230"/>
            <wp:effectExtent l="0" t="0" r="1270" b="0"/>
            <wp:docPr id="84" name="图片 84" descr="https://csdnimg.cn/identity/blo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csdnimg.cn/identity/blog6.png"/>
                    <pic:cNvPicPr>
                      <a:picLocks noChangeAspect="1" noChangeArrowheads="1"/>
                    </pic:cNvPicPr>
                  </pic:nvPicPr>
                  <pic:blipFill>
                    <a:blip r:embed="rId31"/>
                    <a:srcRect/>
                    <a:stretch>
                      <a:fillRect/>
                    </a:stretch>
                  </pic:blipFill>
                  <pic:spPr bwMode="auto">
                    <a:xfrm>
                      <a:off x="0" y="0"/>
                      <a:ext cx="570230" cy="570230"/>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FFFFF"/>
        <w:spacing w:line="150" w:lineRule="atLeast"/>
        <w:jc w:val="left"/>
        <w:rPr>
          <w:ins w:id="379" w:author="Unknown"/>
          <w:rFonts w:ascii="Arial" w:eastAsia="宋体" w:hAnsi="Arial" w:cs="Arial"/>
          <w:color w:val="999AAA"/>
          <w:kern w:val="0"/>
          <w:sz w:val="13"/>
          <w:szCs w:val="13"/>
        </w:rPr>
      </w:pPr>
      <w:ins w:id="380" w:author="Unknown">
        <w:r w:rsidRPr="00612E05">
          <w:rPr>
            <w:rFonts w:ascii="微软雅黑" w:eastAsia="微软雅黑" w:hAnsi="微软雅黑" w:cs="Arial" w:hint="eastAsia"/>
            <w:color w:val="999AAA"/>
            <w:kern w:val="0"/>
            <w:sz w:val="13"/>
            <w:szCs w:val="13"/>
          </w:rPr>
          <w:t>原创文章 147获赞 556访问量 63万+</w:t>
        </w:r>
      </w:ins>
    </w:p>
    <w:p w:rsidR="00612E05" w:rsidRPr="00612E05" w:rsidRDefault="00612E05" w:rsidP="00612E05">
      <w:pPr>
        <w:widowControl/>
        <w:shd w:val="clear" w:color="auto" w:fill="FFFFFF"/>
        <w:spacing w:line="213" w:lineRule="atLeast"/>
        <w:jc w:val="left"/>
        <w:rPr>
          <w:ins w:id="381" w:author="Unknown"/>
          <w:rFonts w:ascii="Arial" w:eastAsia="宋体" w:hAnsi="Arial" w:cs="Arial"/>
          <w:kern w:val="0"/>
          <w:sz w:val="13"/>
          <w:szCs w:val="13"/>
        </w:rPr>
      </w:pPr>
      <w:ins w:id="382" w:author="Unknown">
        <w:r w:rsidRPr="00612E05">
          <w:rPr>
            <w:rFonts w:ascii="Arial" w:eastAsia="宋体" w:hAnsi="Arial" w:cs="Arial"/>
            <w:kern w:val="0"/>
            <w:sz w:val="13"/>
            <w:szCs w:val="13"/>
          </w:rPr>
          <w:t>关注</w:t>
        </w:r>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HYPERLINK "https://im.csdn.net/im/main.html?userName=qq_36667170" \t "_blank"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E33E33"/>
            <w:kern w:val="0"/>
            <w:sz w:val="13"/>
            <w:u w:val="single"/>
          </w:rPr>
          <w:t>私信</w:t>
        </w:r>
        <w:r w:rsidRPr="00612E05">
          <w:rPr>
            <w:rFonts w:ascii="Arial" w:eastAsia="宋体" w:hAnsi="Arial" w:cs="Arial"/>
            <w:kern w:val="0"/>
            <w:sz w:val="13"/>
            <w:szCs w:val="13"/>
          </w:rPr>
          <w:fldChar w:fldCharType="end"/>
        </w:r>
      </w:ins>
    </w:p>
    <w:p w:rsidR="00612E05" w:rsidRPr="00612E05" w:rsidRDefault="00612E05" w:rsidP="00612E05">
      <w:pPr>
        <w:widowControl/>
        <w:numPr>
          <w:ilvl w:val="0"/>
          <w:numId w:val="25"/>
        </w:numPr>
        <w:shd w:val="clear" w:color="auto" w:fill="F3F7FB"/>
        <w:spacing w:line="213" w:lineRule="atLeast"/>
        <w:ind w:left="75"/>
        <w:jc w:val="left"/>
        <w:rPr>
          <w:ins w:id="383" w:author="Unknown"/>
          <w:rFonts w:ascii="微软雅黑" w:eastAsia="微软雅黑" w:hAnsi="微软雅黑" w:cs="Arial"/>
          <w:kern w:val="0"/>
          <w:sz w:val="13"/>
          <w:szCs w:val="13"/>
        </w:rPr>
      </w:pPr>
      <w:r>
        <w:rPr>
          <w:rFonts w:ascii="微软雅黑" w:eastAsia="微软雅黑" w:hAnsi="微软雅黑" w:cs="Arial"/>
          <w:noProof/>
          <w:kern w:val="0"/>
          <w:sz w:val="13"/>
          <w:szCs w:val="13"/>
        </w:rPr>
        <w:drawing>
          <wp:inline distT="0" distB="0" distL="0" distR="0">
            <wp:extent cx="421640" cy="421640"/>
            <wp:effectExtent l="0" t="0" r="0" b="0"/>
            <wp:docPr id="85" name="is-like-img" descr="https://csdnimg.cn/release/phoenix/template/new_img/thumbUp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ike-img" descr="https://csdnimg.cn/release/phoenix/template/new_img/thumbUpWhite.png"/>
                    <pic:cNvPicPr>
                      <a:picLocks noChangeAspect="1" noChangeArrowheads="1"/>
                    </pic:cNvPicPr>
                  </pic:nvPicPr>
                  <pic:blipFill>
                    <a:blip r:embed="rId115"/>
                    <a:srcRect/>
                    <a:stretch>
                      <a:fillRect/>
                    </a:stretch>
                  </pic:blipFill>
                  <pic:spPr bwMode="auto">
                    <a:xfrm>
                      <a:off x="0" y="0"/>
                      <a:ext cx="421640" cy="421640"/>
                    </a:xfrm>
                    <a:prstGeom prst="rect">
                      <a:avLst/>
                    </a:prstGeom>
                    <a:noFill/>
                    <a:ln w="9525">
                      <a:noFill/>
                      <a:miter lim="800000"/>
                      <a:headEnd/>
                      <a:tailEnd/>
                    </a:ln>
                  </pic:spPr>
                </pic:pic>
              </a:graphicData>
            </a:graphic>
          </wp:inline>
        </w:drawing>
      </w:r>
      <w:ins w:id="384" w:author="Unknown">
        <w:r w:rsidRPr="00612E05">
          <w:rPr>
            <w:rFonts w:ascii="微软雅黑" w:eastAsia="微软雅黑" w:hAnsi="微软雅黑" w:cs="Arial" w:hint="eastAsia"/>
            <w:color w:val="555666"/>
            <w:kern w:val="0"/>
            <w:sz w:val="15"/>
          </w:rPr>
          <w:t>点赞</w:t>
        </w:r>
        <w:r w:rsidRPr="00612E05">
          <w:rPr>
            <w:rFonts w:ascii="微软雅黑" w:eastAsia="微软雅黑" w:hAnsi="微软雅黑" w:cs="Arial" w:hint="eastAsia"/>
            <w:kern w:val="0"/>
            <w:sz w:val="13"/>
          </w:rPr>
          <w:t>61</w:t>
        </w:r>
      </w:ins>
    </w:p>
    <w:p w:rsidR="00612E05" w:rsidRPr="00612E05" w:rsidRDefault="00612E05" w:rsidP="00612E05">
      <w:pPr>
        <w:widowControl/>
        <w:numPr>
          <w:ilvl w:val="0"/>
          <w:numId w:val="25"/>
        </w:numPr>
        <w:shd w:val="clear" w:color="auto" w:fill="F3F7FB"/>
        <w:spacing w:line="213" w:lineRule="atLeast"/>
        <w:ind w:left="75"/>
        <w:jc w:val="left"/>
        <w:rPr>
          <w:ins w:id="385" w:author="Unknown"/>
          <w:rFonts w:ascii="微软雅黑" w:eastAsia="微软雅黑" w:hAnsi="微软雅黑" w:cs="Arial" w:hint="eastAsia"/>
          <w:kern w:val="0"/>
          <w:sz w:val="13"/>
          <w:szCs w:val="13"/>
        </w:rPr>
      </w:pPr>
      <w:ins w:id="386"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"https://blog.csdn.net/qq_36667170/article/details/79085301" \l "commentBox" </w:instrText>
        </w:r>
        <w:r w:rsidRPr="00612E05">
          <w:rPr>
            <w:rFonts w:ascii="微软雅黑" w:eastAsia="微软雅黑" w:hAnsi="微软雅黑" w:cs="Arial"/>
            <w:kern w:val="0"/>
            <w:sz w:val="13"/>
            <w:szCs w:val="13"/>
          </w:rPr>
          <w:fldChar w:fldCharType="separate"/>
        </w:r>
      </w:ins>
      <w:r>
        <w:rPr>
          <w:rFonts w:ascii="微软雅黑" w:eastAsia="微软雅黑" w:hAnsi="微软雅黑" w:cs="Arial"/>
          <w:noProof/>
          <w:color w:val="4F4F4F"/>
          <w:kern w:val="0"/>
          <w:sz w:val="13"/>
          <w:szCs w:val="13"/>
        </w:rPr>
        <w:drawing>
          <wp:inline distT="0" distB="0" distL="0" distR="0">
            <wp:extent cx="421640" cy="421640"/>
            <wp:effectExtent l="19050" t="0" r="0" b="0"/>
            <wp:docPr id="86" name="图片 86" descr="https://csdnimg.cn/release/phoenix/template/new_img/commentWhite.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sdnimg.cn/release/phoenix/template/new_img/commentWhite.png">
                      <a:hlinkClick r:id="rId116"/>
                    </pic:cNvPr>
                    <pic:cNvPicPr>
                      <a:picLocks noChangeAspect="1" noChangeArrowheads="1"/>
                    </pic:cNvPicPr>
                  </pic:nvPicPr>
                  <pic:blipFill>
                    <a:blip r:embed="rId117"/>
                    <a:srcRect/>
                    <a:stretch>
                      <a:fillRect/>
                    </a:stretch>
                  </pic:blipFill>
                  <pic:spPr bwMode="auto">
                    <a:xfrm>
                      <a:off x="0" y="0"/>
                      <a:ext cx="421640" cy="421640"/>
                    </a:xfrm>
                    <a:prstGeom prst="rect">
                      <a:avLst/>
                    </a:prstGeom>
                    <a:noFill/>
                    <a:ln w="9525">
                      <a:noFill/>
                      <a:miter lim="800000"/>
                      <a:headEnd/>
                      <a:tailEnd/>
                    </a:ln>
                  </pic:spPr>
                </pic:pic>
              </a:graphicData>
            </a:graphic>
          </wp:inline>
        </w:drawing>
      </w:r>
      <w:ins w:id="387" w:author="Unknown">
        <w:r w:rsidRPr="00612E05">
          <w:rPr>
            <w:rFonts w:ascii="微软雅黑" w:eastAsia="微软雅黑" w:hAnsi="微软雅黑" w:cs="Arial" w:hint="eastAsia"/>
            <w:color w:val="555666"/>
            <w:kern w:val="0"/>
            <w:sz w:val="15"/>
            <w:u w:val="single"/>
          </w:rPr>
          <w:t>评论</w:t>
        </w:r>
        <w:r w:rsidRPr="00612E05">
          <w:rPr>
            <w:rFonts w:ascii="微软雅黑" w:eastAsia="微软雅黑" w:hAnsi="微软雅黑" w:cs="Arial" w:hint="eastAsia"/>
            <w:color w:val="4F4F4F"/>
            <w:kern w:val="0"/>
            <w:sz w:val="13"/>
            <w:u w:val="single"/>
          </w:rPr>
          <w:t>52</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25"/>
        </w:numPr>
        <w:shd w:val="clear" w:color="auto" w:fill="F3F7FB"/>
        <w:spacing w:line="213" w:lineRule="atLeast"/>
        <w:ind w:left="75"/>
        <w:jc w:val="left"/>
        <w:rPr>
          <w:ins w:id="388" w:author="Unknown"/>
          <w:rFonts w:ascii="微软雅黑" w:eastAsia="微软雅黑" w:hAnsi="微软雅黑" w:cs="Arial" w:hint="eastAsia"/>
          <w:kern w:val="0"/>
          <w:sz w:val="13"/>
          <w:szCs w:val="13"/>
        </w:rPr>
      </w:pPr>
      <w:ins w:id="389" w:author="Unknown">
        <w:r w:rsidRPr="00612E05">
          <w:rPr>
            <w:rFonts w:ascii="微软雅黑" w:eastAsia="微软雅黑" w:hAnsi="微软雅黑" w:cs="Arial"/>
            <w:kern w:val="0"/>
            <w:sz w:val="13"/>
            <w:szCs w:val="13"/>
          </w:rPr>
          <w:lastRenderedPageBreak/>
          <w:fldChar w:fldCharType="begin"/>
        </w:r>
        <w:r w:rsidRPr="00612E05">
          <w:rPr>
            <w:rFonts w:ascii="微软雅黑" w:eastAsia="微软雅黑" w:hAnsi="微软雅黑" w:cs="Arial"/>
            <w:kern w:val="0"/>
            <w:sz w:val="13"/>
            <w:szCs w:val="13"/>
          </w:rPr>
          <w:instrText xml:space="preserve"> HYPERLINK "javascript:;" </w:instrText>
        </w:r>
        <w:r w:rsidRPr="00612E05">
          <w:rPr>
            <w:rFonts w:ascii="微软雅黑" w:eastAsia="微软雅黑" w:hAnsi="微软雅黑" w:cs="Arial"/>
            <w:kern w:val="0"/>
            <w:sz w:val="13"/>
            <w:szCs w:val="13"/>
          </w:rPr>
          <w:fldChar w:fldCharType="separate"/>
        </w:r>
      </w:ins>
      <w:r>
        <w:rPr>
          <w:rFonts w:ascii="微软雅黑" w:eastAsia="微软雅黑" w:hAnsi="微软雅黑" w:cs="Arial"/>
          <w:noProof/>
          <w:color w:val="4F4F4F"/>
          <w:kern w:val="0"/>
          <w:sz w:val="13"/>
          <w:szCs w:val="13"/>
        </w:rPr>
        <w:drawing>
          <wp:inline distT="0" distB="0" distL="0" distR="0">
            <wp:extent cx="421640" cy="421640"/>
            <wp:effectExtent l="0" t="0" r="0" b="0"/>
            <wp:docPr id="87" name="图片 87" descr="https://csdnimg.cn/release/phoenix/template/new_img/shareWhite.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csdnimg.cn/release/phoenix/template/new_img/shareWhite.png">
                      <a:hlinkClick r:id="rId118"/>
                    </pic:cNvPr>
                    <pic:cNvPicPr>
                      <a:picLocks noChangeAspect="1" noChangeArrowheads="1"/>
                    </pic:cNvPicPr>
                  </pic:nvPicPr>
                  <pic:blipFill>
                    <a:blip r:embed="rId119"/>
                    <a:srcRect/>
                    <a:stretch>
                      <a:fillRect/>
                    </a:stretch>
                  </pic:blipFill>
                  <pic:spPr bwMode="auto">
                    <a:xfrm>
                      <a:off x="0" y="0"/>
                      <a:ext cx="421640" cy="421640"/>
                    </a:xfrm>
                    <a:prstGeom prst="rect">
                      <a:avLst/>
                    </a:prstGeom>
                    <a:noFill/>
                    <a:ln w="9525">
                      <a:noFill/>
                      <a:miter lim="800000"/>
                      <a:headEnd/>
                      <a:tailEnd/>
                    </a:ln>
                  </pic:spPr>
                </pic:pic>
              </a:graphicData>
            </a:graphic>
          </wp:inline>
        </w:drawing>
      </w:r>
      <w:ins w:id="390" w:author="Unknown">
        <w:r w:rsidRPr="00612E05">
          <w:rPr>
            <w:rFonts w:ascii="微软雅黑" w:eastAsia="微软雅黑" w:hAnsi="微软雅黑" w:cs="Arial" w:hint="eastAsia"/>
            <w:color w:val="555666"/>
            <w:kern w:val="0"/>
            <w:sz w:val="15"/>
            <w:u w:val="single"/>
          </w:rPr>
          <w:t>分享</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25"/>
        </w:numPr>
        <w:shd w:val="clear" w:color="auto" w:fill="F3F7FB"/>
        <w:spacing w:line="213" w:lineRule="atLeast"/>
        <w:ind w:left="75"/>
        <w:jc w:val="left"/>
        <w:rPr>
          <w:ins w:id="391" w:author="Unknown"/>
          <w:rFonts w:ascii="微软雅黑" w:eastAsia="微软雅黑" w:hAnsi="微软雅黑" w:cs="Arial" w:hint="eastAsia"/>
          <w:kern w:val="0"/>
          <w:sz w:val="13"/>
          <w:szCs w:val="13"/>
        </w:rPr>
      </w:pPr>
      <w:ins w:id="392"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"javascript:;" </w:instrText>
        </w:r>
        <w:r w:rsidRPr="00612E05">
          <w:rPr>
            <w:rFonts w:ascii="微软雅黑" w:eastAsia="微软雅黑" w:hAnsi="微软雅黑" w:cs="Arial"/>
            <w:kern w:val="0"/>
            <w:sz w:val="13"/>
            <w:szCs w:val="13"/>
          </w:rPr>
          <w:fldChar w:fldCharType="separate"/>
        </w:r>
      </w:ins>
      <w:r>
        <w:rPr>
          <w:rFonts w:ascii="微软雅黑" w:eastAsia="微软雅黑" w:hAnsi="微软雅黑" w:cs="Arial"/>
          <w:noProof/>
          <w:color w:val="4F4F4F"/>
          <w:kern w:val="0"/>
          <w:sz w:val="13"/>
          <w:szCs w:val="13"/>
        </w:rPr>
        <w:drawing>
          <wp:inline distT="0" distB="0" distL="0" distR="0">
            <wp:extent cx="421640" cy="421640"/>
            <wp:effectExtent l="19050" t="0" r="0" b="0"/>
            <wp:docPr id="88" name="is-collection-img" descr="https://csdnimg.cn/release/phoenix/template/new_img/collectWhite.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ollection-img" descr="https://csdnimg.cn/release/phoenix/template/new_img/collectWhite.png">
                      <a:hlinkClick r:id="rId118"/>
                    </pic:cNvPr>
                    <pic:cNvPicPr>
                      <a:picLocks noChangeAspect="1" noChangeArrowheads="1"/>
                    </pic:cNvPicPr>
                  </pic:nvPicPr>
                  <pic:blipFill>
                    <a:blip r:embed="rId120"/>
                    <a:srcRect/>
                    <a:stretch>
                      <a:fillRect/>
                    </a:stretch>
                  </pic:blipFill>
                  <pic:spPr bwMode="auto">
                    <a:xfrm>
                      <a:off x="0" y="0"/>
                      <a:ext cx="421640" cy="421640"/>
                    </a:xfrm>
                    <a:prstGeom prst="rect">
                      <a:avLst/>
                    </a:prstGeom>
                    <a:noFill/>
                    <a:ln w="9525">
                      <a:noFill/>
                      <a:miter lim="800000"/>
                      <a:headEnd/>
                      <a:tailEnd/>
                    </a:ln>
                  </pic:spPr>
                </pic:pic>
              </a:graphicData>
            </a:graphic>
          </wp:inline>
        </w:drawing>
      </w:r>
      <w:ins w:id="393" w:author="Unknown">
        <w:r w:rsidRPr="00612E05">
          <w:rPr>
            <w:rFonts w:ascii="微软雅黑" w:eastAsia="微软雅黑" w:hAnsi="微软雅黑" w:cs="Arial" w:hint="eastAsia"/>
            <w:color w:val="555666"/>
            <w:kern w:val="0"/>
            <w:sz w:val="15"/>
            <w:u w:val="single"/>
          </w:rPr>
          <w:t>收藏</w:t>
        </w:r>
        <w:r w:rsidRPr="00612E05">
          <w:rPr>
            <w:rFonts w:ascii="微软雅黑" w:eastAsia="微软雅黑" w:hAnsi="微软雅黑" w:cs="Arial" w:hint="eastAsia"/>
            <w:color w:val="4F4F4F"/>
            <w:kern w:val="0"/>
            <w:sz w:val="13"/>
            <w:u w:val="single"/>
          </w:rPr>
          <w:t>139</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25"/>
        </w:numPr>
        <w:shd w:val="clear" w:color="auto" w:fill="F3F7FB"/>
        <w:spacing w:line="213" w:lineRule="atLeast"/>
        <w:ind w:left="75"/>
        <w:jc w:val="left"/>
        <w:rPr>
          <w:ins w:id="394" w:author="Unknown"/>
          <w:rFonts w:ascii="微软雅黑" w:eastAsia="微软雅黑" w:hAnsi="微软雅黑" w:cs="Arial" w:hint="eastAsia"/>
          <w:kern w:val="0"/>
          <w:sz w:val="13"/>
          <w:szCs w:val="13"/>
        </w:rPr>
      </w:pPr>
      <w:ins w:id="395"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"javascript:;" </w:instrText>
        </w:r>
        <w:r w:rsidRPr="00612E05">
          <w:rPr>
            <w:rFonts w:ascii="微软雅黑" w:eastAsia="微软雅黑" w:hAnsi="微软雅黑" w:cs="Arial"/>
            <w:kern w:val="0"/>
            <w:sz w:val="13"/>
            <w:szCs w:val="13"/>
          </w:rPr>
          <w:fldChar w:fldCharType="separate"/>
        </w:r>
      </w:ins>
      <w:r>
        <w:rPr>
          <w:rFonts w:ascii="微软雅黑" w:eastAsia="微软雅黑" w:hAnsi="微软雅黑" w:cs="Arial"/>
          <w:noProof/>
          <w:color w:val="4F4F4F"/>
          <w:kern w:val="0"/>
          <w:sz w:val="13"/>
          <w:szCs w:val="13"/>
        </w:rPr>
        <w:drawing>
          <wp:inline distT="0" distB="0" distL="0" distR="0">
            <wp:extent cx="421640" cy="421640"/>
            <wp:effectExtent l="0" t="0" r="0" b="0"/>
            <wp:docPr id="89" name="图片 89" descr="https://csdnimg.cn/release/phoenix/template/new_img/mobileWhite.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sdnimg.cn/release/phoenix/template/new_img/mobileWhite.png">
                      <a:hlinkClick r:id="rId118"/>
                    </pic:cNvPr>
                    <pic:cNvPicPr>
                      <a:picLocks noChangeAspect="1" noChangeArrowheads="1"/>
                    </pic:cNvPicPr>
                  </pic:nvPicPr>
                  <pic:blipFill>
                    <a:blip r:embed="rId121"/>
                    <a:srcRect/>
                    <a:stretch>
                      <a:fillRect/>
                    </a:stretch>
                  </pic:blipFill>
                  <pic:spPr bwMode="auto">
                    <a:xfrm>
                      <a:off x="0" y="0"/>
                      <a:ext cx="421640" cy="421640"/>
                    </a:xfrm>
                    <a:prstGeom prst="rect">
                      <a:avLst/>
                    </a:prstGeom>
                    <a:noFill/>
                    <a:ln w="9525">
                      <a:noFill/>
                      <a:miter lim="800000"/>
                      <a:headEnd/>
                      <a:tailEnd/>
                    </a:ln>
                  </pic:spPr>
                </pic:pic>
              </a:graphicData>
            </a:graphic>
          </wp:inline>
        </w:drawing>
      </w:r>
      <w:ins w:id="396" w:author="Unknown">
        <w:r w:rsidRPr="00612E05">
          <w:rPr>
            <w:rFonts w:ascii="微软雅黑" w:eastAsia="微软雅黑" w:hAnsi="微软雅黑" w:cs="Arial" w:hint="eastAsia"/>
            <w:color w:val="555666"/>
            <w:kern w:val="0"/>
            <w:sz w:val="15"/>
            <w:u w:val="single"/>
          </w:rPr>
          <w:t>手机看</w:t>
        </w:r>
        <w:r w:rsidRPr="00612E05">
          <w:rPr>
            <w:rFonts w:ascii="微软雅黑" w:eastAsia="微软雅黑" w:hAnsi="微软雅黑" w:cs="Arial"/>
            <w:kern w:val="0"/>
            <w:sz w:val="13"/>
            <w:szCs w:val="13"/>
          </w:rPr>
          <w:fldChar w:fldCharType="end"/>
        </w:r>
      </w:ins>
    </w:p>
    <w:p w:rsidR="00612E05" w:rsidRPr="00612E05" w:rsidRDefault="00612E05" w:rsidP="00612E05">
      <w:pPr>
        <w:widowControl/>
        <w:numPr>
          <w:ilvl w:val="0"/>
          <w:numId w:val="25"/>
        </w:numPr>
        <w:shd w:val="clear" w:color="auto" w:fill="F3F7FB"/>
        <w:spacing w:line="213" w:lineRule="atLeast"/>
        <w:ind w:left="75"/>
        <w:jc w:val="left"/>
        <w:rPr>
          <w:ins w:id="397" w:author="Unknown"/>
          <w:rFonts w:ascii="微软雅黑" w:eastAsia="微软雅黑" w:hAnsi="微软雅黑" w:cs="Arial" w:hint="eastAsia"/>
          <w:kern w:val="0"/>
          <w:sz w:val="13"/>
          <w:szCs w:val="13"/>
        </w:rPr>
      </w:pPr>
      <w:r>
        <w:rPr>
          <w:rFonts w:ascii="微软雅黑" w:eastAsia="微软雅黑" w:hAnsi="微软雅黑" w:cs="Arial"/>
          <w:noProof/>
          <w:kern w:val="0"/>
          <w:sz w:val="13"/>
          <w:szCs w:val="13"/>
        </w:rPr>
        <w:drawing>
          <wp:inline distT="0" distB="0" distL="0" distR="0">
            <wp:extent cx="421640" cy="421640"/>
            <wp:effectExtent l="19050" t="0" r="0" b="0"/>
            <wp:docPr id="90" name="图片 90" descr="https://csdnimg.cn/release/phoenix/template/new_img/reward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csdnimg.cn/release/phoenix/template/new_img/rewardWhite.png"/>
                    <pic:cNvPicPr>
                      <a:picLocks noChangeAspect="1" noChangeArrowheads="1"/>
                    </pic:cNvPicPr>
                  </pic:nvPicPr>
                  <pic:blipFill>
                    <a:blip r:embed="rId122"/>
                    <a:srcRect/>
                    <a:stretch>
                      <a:fillRect/>
                    </a:stretch>
                  </pic:blipFill>
                  <pic:spPr bwMode="auto">
                    <a:xfrm>
                      <a:off x="0" y="0"/>
                      <a:ext cx="421640" cy="421640"/>
                    </a:xfrm>
                    <a:prstGeom prst="rect">
                      <a:avLst/>
                    </a:prstGeom>
                    <a:noFill/>
                    <a:ln w="9525">
                      <a:noFill/>
                      <a:miter lim="800000"/>
                      <a:headEnd/>
                      <a:tailEnd/>
                    </a:ln>
                  </pic:spPr>
                </pic:pic>
              </a:graphicData>
            </a:graphic>
          </wp:inline>
        </w:drawing>
      </w:r>
      <w:ins w:id="398" w:author="Unknown">
        <w:r w:rsidRPr="00612E05">
          <w:rPr>
            <w:rFonts w:ascii="微软雅黑" w:eastAsia="微软雅黑" w:hAnsi="微软雅黑" w:cs="Arial" w:hint="eastAsia"/>
            <w:color w:val="555666"/>
            <w:kern w:val="0"/>
            <w:sz w:val="15"/>
          </w:rPr>
          <w:t>打赏</w:t>
        </w:r>
      </w:ins>
    </w:p>
    <w:p w:rsidR="00612E05" w:rsidRPr="00612E05" w:rsidRDefault="00612E05" w:rsidP="00612E05">
      <w:pPr>
        <w:widowControl/>
        <w:numPr>
          <w:ilvl w:val="0"/>
          <w:numId w:val="25"/>
        </w:numPr>
        <w:shd w:val="clear" w:color="auto" w:fill="F3F7FB"/>
        <w:spacing w:line="213" w:lineRule="atLeast"/>
        <w:ind w:left="75"/>
        <w:jc w:val="left"/>
        <w:rPr>
          <w:ins w:id="399" w:author="Unknown"/>
          <w:rFonts w:ascii="微软雅黑" w:eastAsia="微软雅黑" w:hAnsi="微软雅黑" w:cs="Arial" w:hint="eastAsia"/>
          <w:kern w:val="0"/>
          <w:sz w:val="13"/>
          <w:szCs w:val="13"/>
        </w:rPr>
      </w:pPr>
      <w:ins w:id="400" w:author="Unknown">
        <w:r w:rsidRPr="00612E05">
          <w:rPr>
            <w:rFonts w:ascii="微软雅黑" w:eastAsia="微软雅黑" w:hAnsi="微软雅黑" w:cs="Arial" w:hint="eastAsia"/>
            <w:kern w:val="0"/>
            <w:sz w:val="13"/>
            <w:szCs w:val="13"/>
          </w:rPr>
          <w:t>文章举报</w:t>
        </w:r>
      </w:ins>
    </w:p>
    <w:p w:rsidR="00612E05" w:rsidRPr="00612E05" w:rsidRDefault="00612E05" w:rsidP="00612E05">
      <w:pPr>
        <w:widowControl/>
        <w:shd w:val="clear" w:color="auto" w:fill="F3F7FB"/>
        <w:spacing w:line="213" w:lineRule="atLeast"/>
        <w:jc w:val="left"/>
        <w:rPr>
          <w:ins w:id="401" w:author="Unknown"/>
          <w:rFonts w:ascii="Arial" w:eastAsia="宋体" w:hAnsi="Arial" w:cs="Arial" w:hint="eastAsia"/>
          <w:kern w:val="0"/>
          <w:sz w:val="13"/>
          <w:szCs w:val="13"/>
        </w:rPr>
      </w:pPr>
      <w:ins w:id="402" w:author="Unknown">
        <w:r w:rsidRPr="00612E05">
          <w:rPr>
            <w:rFonts w:ascii="PingFang SC" w:eastAsia="宋体" w:hAnsi="PingFang SC" w:cs="Arial"/>
            <w:color w:val="5893C2"/>
            <w:kern w:val="0"/>
            <w:sz w:val="13"/>
            <w:szCs w:val="13"/>
          </w:rPr>
          <w:t>收起全文</w:t>
        </w:r>
      </w:ins>
      <w:r>
        <w:rPr>
          <w:rFonts w:ascii="Arial" w:eastAsia="宋体" w:hAnsi="Arial" w:cs="Arial"/>
          <w:noProof/>
          <w:kern w:val="0"/>
          <w:sz w:val="13"/>
          <w:szCs w:val="13"/>
        </w:rPr>
        <w:drawing>
          <wp:inline distT="0" distB="0" distL="0" distR="0">
            <wp:extent cx="154305" cy="95250"/>
            <wp:effectExtent l="19050" t="0" r="0" b="0"/>
            <wp:docPr id="91" name="btn-close-img" descr="https://csdnimg.cn/release/phoenix/template/new_img/Comment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close-img" descr="https://csdnimg.cn/release/phoenix/template/new_img/CommentArrow.png"/>
                    <pic:cNvPicPr>
                      <a:picLocks noChangeAspect="1" noChangeArrowheads="1"/>
                    </pic:cNvPicPr>
                  </pic:nvPicPr>
                  <pic:blipFill>
                    <a:blip r:embed="rId123"/>
                    <a:srcRect/>
                    <a:stretch>
                      <a:fillRect/>
                    </a:stretch>
                  </pic:blipFill>
                  <pic:spPr bwMode="auto">
                    <a:xfrm>
                      <a:off x="0" y="0"/>
                      <a:ext cx="154305" cy="95250"/>
                    </a:xfrm>
                    <a:prstGeom prst="rect">
                      <a:avLst/>
                    </a:prstGeom>
                    <a:noFill/>
                    <a:ln w="9525">
                      <a:noFill/>
                      <a:miter lim="800000"/>
                      <a:headEnd/>
                      <a:tailEnd/>
                    </a:ln>
                  </pic:spPr>
                </pic:pic>
              </a:graphicData>
            </a:graphic>
          </wp:inline>
        </w:drawing>
      </w:r>
    </w:p>
    <w:p w:rsidR="00612E05" w:rsidRPr="00612E05" w:rsidRDefault="00612E05" w:rsidP="00612E05">
      <w:pPr>
        <w:widowControl/>
        <w:spacing w:line="213" w:lineRule="atLeast"/>
        <w:jc w:val="left"/>
        <w:rPr>
          <w:ins w:id="403" w:author="Unknown"/>
          <w:rFonts w:ascii="Arial" w:eastAsia="宋体" w:hAnsi="Arial" w:cs="Arial"/>
          <w:kern w:val="0"/>
          <w:sz w:val="13"/>
          <w:szCs w:val="13"/>
        </w:rPr>
      </w:pPr>
      <w:r>
        <w:rPr>
          <w:rFonts w:ascii="Arial" w:eastAsia="宋体" w:hAnsi="Arial" w:cs="Arial"/>
          <w:noProof/>
          <w:kern w:val="0"/>
          <w:sz w:val="13"/>
          <w:szCs w:val="13"/>
        </w:rPr>
        <w:drawing>
          <wp:inline distT="0" distB="0" distL="0" distR="0">
            <wp:extent cx="5715" cy="5715"/>
            <wp:effectExtent l="0" t="0" r="0" b="0"/>
            <wp:docPr id="92" name="图片 92" descr="https://kunyu.csdn.net/1.png?p=58&amp;a=386&amp;c=0&amp;k=&amp;d=1&amp;t=3&amp;u=c8231ae2fce8432ca8f44f6a47b33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kunyu.csdn.net/1.png?p=58&amp;a=386&amp;c=0&amp;k=&amp;d=1&amp;t=3&amp;u=c8231ae2fce8432ca8f44f6a47b33929"/>
                    <pic:cNvPicPr>
                      <a:picLocks noChangeAspect="1" noChangeArrowheads="1"/>
                    </pic:cNvPicPr>
                  </pic:nvPicPr>
                  <pic:blipFill>
                    <a:blip r:embed="rId41"/>
                    <a:srcRect/>
                    <a:stretch>
                      <a:fillRect/>
                    </a:stretch>
                  </pic:blipFill>
                  <pic:spPr bwMode="auto">
                    <a:xfrm>
                      <a:off x="0" y="0"/>
                      <a:ext cx="5715" cy="5715"/>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FFFFF"/>
        <w:spacing w:line="213" w:lineRule="atLeast"/>
        <w:jc w:val="left"/>
        <w:rPr>
          <w:ins w:id="404" w:author="Unknown"/>
          <w:rFonts w:ascii="Arial" w:eastAsia="宋体" w:hAnsi="Arial" w:cs="Arial"/>
          <w:kern w:val="0"/>
          <w:sz w:val="13"/>
          <w:szCs w:val="13"/>
        </w:rPr>
      </w:pPr>
      <w:bookmarkStart w:id="405" w:name="commentBox"/>
      <w:bookmarkEnd w:id="405"/>
      <w:r>
        <w:rPr>
          <w:rFonts w:ascii="微软雅黑" w:eastAsia="微软雅黑" w:hAnsi="微软雅黑" w:cs="Arial"/>
          <w:noProof/>
          <w:color w:val="4F4F4F"/>
          <w:kern w:val="0"/>
          <w:sz w:val="13"/>
          <w:szCs w:val="13"/>
        </w:rPr>
        <w:drawing>
          <wp:inline distT="0" distB="0" distL="0" distR="0">
            <wp:extent cx="570230" cy="570230"/>
            <wp:effectExtent l="19050" t="0" r="1270" b="0"/>
            <wp:docPr id="93" name="图片 93" descr="https://g.csdnimg.cn/static/user-img/anonymous-User-img.pn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g.csdnimg.cn/static/user-img/anonymous-User-img.png">
                      <a:hlinkClick r:id="rId124"/>
                    </pic:cNvPr>
                    <pic:cNvPicPr>
                      <a:picLocks noChangeAspect="1" noChangeArrowheads="1"/>
                    </pic:cNvPicPr>
                  </pic:nvPicPr>
                  <pic:blipFill>
                    <a:blip r:embed="rId125"/>
                    <a:srcRect/>
                    <a:stretch>
                      <a:fillRect/>
                    </a:stretch>
                  </pic:blipFill>
                  <pic:spPr bwMode="auto">
                    <a:xfrm>
                      <a:off x="0" y="0"/>
                      <a:ext cx="570230" cy="570230"/>
                    </a:xfrm>
                    <a:prstGeom prst="rect">
                      <a:avLst/>
                    </a:prstGeom>
                    <a:noFill/>
                    <a:ln w="9525">
                      <a:noFill/>
                      <a:miter lim="800000"/>
                      <a:headEnd/>
                      <a:tailEnd/>
                    </a:ln>
                  </pic:spPr>
                </pic:pic>
              </a:graphicData>
            </a:graphic>
          </wp:inline>
        </w:drawing>
      </w:r>
    </w:p>
    <w:p w:rsidR="00612E05" w:rsidRPr="00612E05" w:rsidRDefault="00612E05" w:rsidP="00612E05">
      <w:pPr>
        <w:widowControl/>
        <w:pBdr>
          <w:bottom w:val="single" w:sz="6" w:space="1" w:color="auto"/>
        </w:pBdr>
        <w:jc w:val="center"/>
        <w:rPr>
          <w:rFonts w:ascii="Arial" w:eastAsia="宋体" w:hAnsi="Arial" w:cs="Arial" w:hint="eastAsia"/>
          <w:vanish/>
          <w:kern w:val="0"/>
          <w:sz w:val="16"/>
          <w:szCs w:val="16"/>
        </w:rPr>
      </w:pPr>
      <w:r w:rsidRPr="00612E05">
        <w:rPr>
          <w:rFonts w:ascii="Arial" w:eastAsia="宋体" w:hAnsi="Arial" w:cs="Arial" w:hint="eastAsia"/>
          <w:vanish/>
          <w:kern w:val="0"/>
          <w:sz w:val="16"/>
          <w:szCs w:val="16"/>
        </w:rPr>
        <w:t>窗体顶端</w:t>
      </w:r>
    </w:p>
    <w:p w:rsidR="00612E05" w:rsidRPr="00612E05" w:rsidRDefault="00612E05" w:rsidP="00612E05">
      <w:pPr>
        <w:widowControl/>
        <w:shd w:val="clear" w:color="auto" w:fill="FFFFFF"/>
        <w:spacing w:line="213" w:lineRule="atLeast"/>
        <w:jc w:val="left"/>
        <w:rPr>
          <w:ins w:id="406" w:author="Unknown"/>
          <w:rFonts w:ascii="Arial" w:eastAsia="宋体" w:hAnsi="Arial" w:cs="Arial"/>
          <w:kern w:val="0"/>
          <w:sz w:val="13"/>
          <w:szCs w:val="13"/>
        </w:rPr>
      </w:pPr>
      <w:ins w:id="407" w:author="Unknown">
        <w:r w:rsidRPr="00612E05">
          <w:rPr>
            <w:rFonts w:ascii="Arial" w:eastAsia="宋体" w:hAnsi="Arial" w:cs="Arial"/>
            <w:kern w:val="0"/>
            <w:sz w:val="13"/>
            <w:szCs w:val="13"/>
          </w:rPr>
          <w:object w:dxaOrig="1440" w:dyaOrig="1440">
            <v:shape id="_x0000_i1341" type="#_x0000_t75" style="width:159.9pt;height:57.95pt" o:ole="">
              <v:imagedata r:id="rId126" o:title=""/>
            </v:shape>
            <w:control r:id="rId127" w:name="DefaultOcxName1" w:shapeid="_x0000_i1341"/>
          </w:object>
        </w:r>
      </w:ins>
    </w:p>
    <w:p w:rsidR="00612E05" w:rsidRPr="00612E05" w:rsidRDefault="00612E05" w:rsidP="00612E05">
      <w:pPr>
        <w:widowControl/>
        <w:pBdr>
          <w:top w:val="single" w:sz="6" w:space="1" w:color="auto"/>
        </w:pBdr>
        <w:jc w:val="center"/>
        <w:rPr>
          <w:rFonts w:ascii="Arial" w:eastAsia="宋体" w:hAnsi="Arial" w:cs="Arial" w:hint="eastAsia"/>
          <w:vanish/>
          <w:kern w:val="0"/>
          <w:sz w:val="16"/>
          <w:szCs w:val="16"/>
        </w:rPr>
      </w:pPr>
      <w:r w:rsidRPr="00612E05">
        <w:rPr>
          <w:rFonts w:ascii="Arial" w:eastAsia="宋体" w:hAnsi="Arial" w:cs="Arial" w:hint="eastAsia"/>
          <w:vanish/>
          <w:kern w:val="0"/>
          <w:sz w:val="16"/>
          <w:szCs w:val="16"/>
        </w:rPr>
        <w:t>窗体底端</w:t>
      </w:r>
    </w:p>
    <w:p w:rsidR="00612E05" w:rsidRPr="00612E05" w:rsidRDefault="00612E05" w:rsidP="00612E05">
      <w:pPr>
        <w:widowControl/>
        <w:numPr>
          <w:ilvl w:val="0"/>
          <w:numId w:val="26"/>
        </w:numPr>
        <w:pBdr>
          <w:bottom w:val="single" w:sz="4" w:space="0" w:color="F7F7FC"/>
        </w:pBdr>
        <w:shd w:val="clear" w:color="auto" w:fill="FFFFFF"/>
        <w:spacing w:line="213" w:lineRule="atLeast"/>
        <w:ind w:left="75"/>
        <w:jc w:val="left"/>
        <w:rPr>
          <w:ins w:id="408" w:author="Unknown"/>
          <w:rFonts w:ascii="微软雅黑" w:eastAsia="微软雅黑" w:hAnsi="微软雅黑" w:cs="Arial"/>
          <w:kern w:val="0"/>
          <w:sz w:val="13"/>
          <w:szCs w:val="13"/>
        </w:rPr>
      </w:pPr>
      <w:r>
        <w:rPr>
          <w:rFonts w:ascii="微软雅黑" w:eastAsia="微软雅黑" w:hAnsi="微软雅黑" w:cs="Arial"/>
          <w:noProof/>
          <w:color w:val="4F4F4F"/>
          <w:kern w:val="0"/>
          <w:sz w:val="13"/>
          <w:szCs w:val="13"/>
        </w:rPr>
        <w:drawing>
          <wp:inline distT="0" distB="0" distL="0" distR="0">
            <wp:extent cx="712470" cy="712470"/>
            <wp:effectExtent l="19050" t="0" r="0" b="0"/>
            <wp:docPr id="94" name="图片 94" descr="Zhu4010">
              <a:hlinkClick xmlns:a="http://schemas.openxmlformats.org/drawingml/2006/main" r:id="rId1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Zhu4010">
                      <a:hlinkClick r:id="rId128" tgtFrame="&quot;_blank&quot;"/>
                    </pic:cNvPr>
                    <pic:cNvPicPr>
                      <a:picLocks noChangeAspect="1" noChangeArrowheads="1"/>
                    </pic:cNvPicPr>
                  </pic:nvPicPr>
                  <pic:blipFill>
                    <a:blip r:embed="rId129"/>
                    <a:srcRect/>
                    <a:stretch>
                      <a:fillRect/>
                    </a:stretch>
                  </pic:blipFill>
                  <pic:spPr bwMode="auto">
                    <a:xfrm>
                      <a:off x="0" y="0"/>
                      <a:ext cx="712470" cy="712470"/>
                    </a:xfrm>
                    <a:prstGeom prst="rect">
                      <a:avLst/>
                    </a:prstGeom>
                    <a:noFill/>
                    <a:ln w="9525">
                      <a:noFill/>
                      <a:miter lim="800000"/>
                      <a:headEnd/>
                      <a:tailEnd/>
                    </a:ln>
                  </pic:spPr>
                </pic:pic>
              </a:graphicData>
            </a:graphic>
          </wp:inline>
        </w:drawing>
      </w:r>
    </w:p>
    <w:p w:rsidR="00612E05" w:rsidRPr="00612E05" w:rsidRDefault="00612E05" w:rsidP="00612E05">
      <w:pPr>
        <w:widowControl/>
        <w:pBdr>
          <w:bottom w:val="single" w:sz="4" w:space="0" w:color="F7F7FC"/>
        </w:pBdr>
        <w:shd w:val="clear" w:color="auto" w:fill="FFFFFF"/>
        <w:spacing w:line="206" w:lineRule="atLeast"/>
        <w:jc w:val="left"/>
        <w:rPr>
          <w:ins w:id="409" w:author="Unknown"/>
          <w:rFonts w:ascii="微软雅黑" w:eastAsia="微软雅黑" w:hAnsi="微软雅黑" w:cs="Arial" w:hint="eastAsia"/>
          <w:color w:val="999999"/>
          <w:kern w:val="0"/>
          <w:sz w:val="13"/>
          <w:szCs w:val="13"/>
        </w:rPr>
      </w:pPr>
      <w:ins w:id="410" w:author="Unknown">
        <w:r w:rsidRPr="00612E05">
          <w:rPr>
            <w:rFonts w:ascii="微软雅黑" w:eastAsia="微软雅黑" w:hAnsi="微软雅黑" w:cs="Arial"/>
            <w:color w:val="999999"/>
            <w:kern w:val="0"/>
            <w:sz w:val="13"/>
            <w:szCs w:val="13"/>
          </w:rPr>
          <w:fldChar w:fldCharType="begin"/>
        </w:r>
        <w:r w:rsidRPr="00612E05">
          <w:rPr>
            <w:rFonts w:ascii="微软雅黑" w:eastAsia="微软雅黑" w:hAnsi="微软雅黑" w:cs="Arial"/>
            <w:color w:val="999999"/>
            <w:kern w:val="0"/>
            <w:sz w:val="13"/>
            <w:szCs w:val="13"/>
          </w:rPr>
          <w:instrText xml:space="preserve"> HYPERLINK "https://me.csdn.net/Zhu4010" \t "_blank" </w:instrText>
        </w:r>
        <w:r w:rsidRPr="00612E05">
          <w:rPr>
            <w:rFonts w:ascii="微软雅黑" w:eastAsia="微软雅黑" w:hAnsi="微软雅黑" w:cs="Arial"/>
            <w:color w:val="999999"/>
            <w:kern w:val="0"/>
            <w:sz w:val="13"/>
            <w:szCs w:val="13"/>
          </w:rPr>
          <w:fldChar w:fldCharType="separate"/>
        </w:r>
        <w:r w:rsidRPr="00612E05">
          <w:rPr>
            <w:rFonts w:ascii="微软雅黑" w:eastAsia="微软雅黑" w:hAnsi="微软雅黑" w:cs="Arial" w:hint="eastAsia"/>
            <w:color w:val="555666"/>
            <w:kern w:val="0"/>
            <w:sz w:val="13"/>
            <w:u w:val="single"/>
          </w:rPr>
          <w:t>程序猪珠</w:t>
        </w:r>
        <w:r w:rsidRPr="00612E05">
          <w:rPr>
            <w:rFonts w:ascii="微软雅黑" w:eastAsia="微软雅黑" w:hAnsi="微软雅黑" w:cs="Arial"/>
            <w:color w:val="999999"/>
            <w:kern w:val="0"/>
            <w:sz w:val="13"/>
            <w:szCs w:val="13"/>
          </w:rPr>
          <w:fldChar w:fldCharType="end"/>
        </w:r>
        <w:r w:rsidRPr="00612E05">
          <w:rPr>
            <w:rFonts w:ascii="微软雅黑" w:eastAsia="微软雅黑" w:hAnsi="微软雅黑" w:cs="Arial" w:hint="eastAsia"/>
            <w:b/>
            <w:bCs/>
            <w:color w:val="555666"/>
            <w:kern w:val="0"/>
            <w:sz w:val="13"/>
          </w:rPr>
          <w:t>:</w:t>
        </w:r>
        <w:r w:rsidRPr="00612E05">
          <w:rPr>
            <w:rFonts w:ascii="微软雅黑" w:eastAsia="微软雅黑" w:hAnsi="微软雅黑" w:cs="Arial" w:hint="eastAsia"/>
            <w:color w:val="222226"/>
            <w:kern w:val="0"/>
            <w:sz w:val="13"/>
          </w:rPr>
          <w:t>感谢，感谢，我的毕业设计</w:t>
        </w:r>
        <w:r w:rsidRPr="00612E05">
          <w:rPr>
            <w:rFonts w:ascii="微软雅黑" w:eastAsia="微软雅黑" w:hAnsi="微软雅黑" w:cs="Arial" w:hint="eastAsia"/>
            <w:color w:val="999AAA"/>
            <w:kern w:val="0"/>
            <w:sz w:val="11"/>
          </w:rPr>
          <w:t>1个月前</w:t>
        </w:r>
        <w:r w:rsidRPr="00612E05">
          <w:rPr>
            <w:rFonts w:ascii="微软雅黑" w:eastAsia="微软雅黑" w:hAnsi="微软雅黑" w:cs="Arial" w:hint="eastAsia"/>
            <w:color w:val="6B6B6B"/>
            <w:kern w:val="0"/>
            <w:sz w:val="11"/>
          </w:rPr>
          <w:t>查看回复(2)</w:t>
        </w:r>
      </w:ins>
    </w:p>
    <w:p w:rsidR="00612E05" w:rsidRPr="00612E05" w:rsidRDefault="00612E05" w:rsidP="00612E05">
      <w:pPr>
        <w:widowControl/>
        <w:pBdr>
          <w:bottom w:val="single" w:sz="4" w:space="0" w:color="F7F7FC"/>
        </w:pBdr>
        <w:shd w:val="clear" w:color="auto" w:fill="FFFFFF"/>
        <w:spacing w:line="213" w:lineRule="atLeast"/>
        <w:jc w:val="left"/>
        <w:rPr>
          <w:ins w:id="411" w:author="Unknown"/>
          <w:rFonts w:ascii="微软雅黑" w:eastAsia="微软雅黑" w:hAnsi="微软雅黑" w:cs="Arial" w:hint="eastAsia"/>
          <w:color w:val="4D4D4D"/>
          <w:kern w:val="0"/>
          <w:sz w:val="13"/>
          <w:szCs w:val="13"/>
        </w:rPr>
      </w:pPr>
      <w:r>
        <w:rPr>
          <w:rFonts w:ascii="微软雅黑" w:eastAsia="微软雅黑" w:hAnsi="微软雅黑" w:cs="Arial"/>
          <w:noProof/>
          <w:color w:val="4D4D4D"/>
          <w:kern w:val="0"/>
          <w:sz w:val="13"/>
          <w:szCs w:val="13"/>
        </w:rPr>
        <w:drawing>
          <wp:inline distT="0" distB="0" distL="0" distR="0">
            <wp:extent cx="421640" cy="421640"/>
            <wp:effectExtent l="0" t="0" r="0" b="0"/>
            <wp:docPr id="95" name="图片 95" descr="https://blog.csdn.net/static_files/template/new_img/commentHeart.png?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blog.csdn.net/static_files/template/new_img/commentHeart.png?new"/>
                    <pic:cNvPicPr>
                      <a:picLocks noChangeAspect="1" noChangeArrowheads="1"/>
                    </pic:cNvPicPr>
                  </pic:nvPicPr>
                  <pic:blipFill>
                    <a:blip r:embed="rId130"/>
                    <a:srcRect/>
                    <a:stretch>
                      <a:fillRect/>
                    </a:stretch>
                  </pic:blipFill>
                  <pic:spPr bwMode="auto">
                    <a:xfrm>
                      <a:off x="0" y="0"/>
                      <a:ext cx="421640" cy="421640"/>
                    </a:xfrm>
                    <a:prstGeom prst="rect">
                      <a:avLst/>
                    </a:prstGeom>
                    <a:noFill/>
                    <a:ln w="9525">
                      <a:noFill/>
                      <a:miter lim="800000"/>
                      <a:headEnd/>
                      <a:tailEnd/>
                    </a:ln>
                  </pic:spPr>
                </pic:pic>
              </a:graphicData>
            </a:graphic>
          </wp:inline>
        </w:drawing>
      </w:r>
      <w:ins w:id="412" w:author="Unknown">
        <w:r w:rsidRPr="00612E05">
          <w:rPr>
            <w:rFonts w:ascii="微软雅黑" w:eastAsia="微软雅黑" w:hAnsi="微软雅黑" w:cs="Arial" w:hint="eastAsia"/>
            <w:color w:val="999AAA"/>
            <w:kern w:val="0"/>
            <w:sz w:val="13"/>
            <w:szCs w:val="13"/>
          </w:rPr>
          <w:t>2</w:t>
        </w:r>
      </w:ins>
    </w:p>
    <w:p w:rsidR="00612E05" w:rsidRPr="00612E05" w:rsidRDefault="00612E05" w:rsidP="00612E05">
      <w:pPr>
        <w:widowControl/>
        <w:numPr>
          <w:ilvl w:val="0"/>
          <w:numId w:val="27"/>
        </w:numPr>
        <w:pBdr>
          <w:bottom w:val="single" w:sz="4" w:space="0" w:color="F7F7FC"/>
        </w:pBdr>
        <w:shd w:val="clear" w:color="auto" w:fill="FFFFFF"/>
        <w:spacing w:line="213" w:lineRule="atLeast"/>
        <w:ind w:left="75"/>
        <w:jc w:val="left"/>
        <w:rPr>
          <w:ins w:id="413" w:author="Unknown"/>
          <w:rFonts w:ascii="微软雅黑" w:eastAsia="微软雅黑" w:hAnsi="微软雅黑" w:cs="Arial" w:hint="eastAsia"/>
          <w:kern w:val="0"/>
          <w:sz w:val="13"/>
          <w:szCs w:val="13"/>
        </w:rPr>
      </w:pPr>
      <w:r>
        <w:rPr>
          <w:rFonts w:ascii="微软雅黑" w:eastAsia="微软雅黑" w:hAnsi="微软雅黑" w:cs="Arial"/>
          <w:noProof/>
          <w:color w:val="4F4F4F"/>
          <w:kern w:val="0"/>
          <w:sz w:val="13"/>
          <w:szCs w:val="13"/>
        </w:rPr>
        <w:drawing>
          <wp:inline distT="0" distB="0" distL="0" distR="0">
            <wp:extent cx="712470" cy="712470"/>
            <wp:effectExtent l="19050" t="0" r="0" b="0"/>
            <wp:docPr id="96" name="图片 96" descr="m0_37323665">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0_37323665">
                      <a:hlinkClick r:id="rId131" tgtFrame="&quot;_blank&quot;"/>
                    </pic:cNvPr>
                    <pic:cNvPicPr>
                      <a:picLocks noChangeAspect="1" noChangeArrowheads="1"/>
                    </pic:cNvPicPr>
                  </pic:nvPicPr>
                  <pic:blipFill>
                    <a:blip r:embed="rId132"/>
                    <a:srcRect/>
                    <a:stretch>
                      <a:fillRect/>
                    </a:stretch>
                  </pic:blipFill>
                  <pic:spPr bwMode="auto">
                    <a:xfrm>
                      <a:off x="0" y="0"/>
                      <a:ext cx="712470" cy="712470"/>
                    </a:xfrm>
                    <a:prstGeom prst="rect">
                      <a:avLst/>
                    </a:prstGeom>
                    <a:noFill/>
                    <a:ln w="9525">
                      <a:noFill/>
                      <a:miter lim="800000"/>
                      <a:headEnd/>
                      <a:tailEnd/>
                    </a:ln>
                  </pic:spPr>
                </pic:pic>
              </a:graphicData>
            </a:graphic>
          </wp:inline>
        </w:drawing>
      </w:r>
    </w:p>
    <w:p w:rsidR="00612E05" w:rsidRPr="00612E05" w:rsidRDefault="00612E05" w:rsidP="00612E05">
      <w:pPr>
        <w:widowControl/>
        <w:pBdr>
          <w:bottom w:val="single" w:sz="4" w:space="0" w:color="F7F7FC"/>
        </w:pBdr>
        <w:shd w:val="clear" w:color="auto" w:fill="FFFFFF"/>
        <w:spacing w:line="206" w:lineRule="atLeast"/>
        <w:jc w:val="left"/>
        <w:rPr>
          <w:ins w:id="414" w:author="Unknown"/>
          <w:rFonts w:ascii="微软雅黑" w:eastAsia="微软雅黑" w:hAnsi="微软雅黑" w:cs="Arial" w:hint="eastAsia"/>
          <w:color w:val="999999"/>
          <w:kern w:val="0"/>
          <w:sz w:val="13"/>
          <w:szCs w:val="13"/>
        </w:rPr>
      </w:pPr>
      <w:ins w:id="415" w:author="Unknown">
        <w:r w:rsidRPr="00612E05">
          <w:rPr>
            <w:rFonts w:ascii="微软雅黑" w:eastAsia="微软雅黑" w:hAnsi="微软雅黑" w:cs="Arial"/>
            <w:color w:val="999999"/>
            <w:kern w:val="0"/>
            <w:sz w:val="13"/>
            <w:szCs w:val="13"/>
          </w:rPr>
          <w:fldChar w:fldCharType="begin"/>
        </w:r>
        <w:r w:rsidRPr="00612E05">
          <w:rPr>
            <w:rFonts w:ascii="微软雅黑" w:eastAsia="微软雅黑" w:hAnsi="微软雅黑" w:cs="Arial"/>
            <w:color w:val="999999"/>
            <w:kern w:val="0"/>
            <w:sz w:val="13"/>
            <w:szCs w:val="13"/>
          </w:rPr>
          <w:instrText xml:space="preserve"> HYPERLINK "https://blog.csdn.net/blogdevteam/article/details/103478461" \t "_blank" </w:instrText>
        </w:r>
        <w:r w:rsidRPr="00612E05">
          <w:rPr>
            <w:rFonts w:ascii="微软雅黑" w:eastAsia="微软雅黑" w:hAnsi="微软雅黑" w:cs="Arial"/>
            <w:color w:val="999999"/>
            <w:kern w:val="0"/>
            <w:sz w:val="13"/>
            <w:szCs w:val="13"/>
          </w:rPr>
          <w:fldChar w:fldCharType="separate"/>
        </w:r>
        <w:r w:rsidRPr="00612E05">
          <w:rPr>
            <w:rFonts w:ascii="微软雅黑" w:eastAsia="微软雅黑" w:hAnsi="微软雅黑" w:cs="Arial" w:hint="eastAsia"/>
            <w:color w:val="FFFFFF"/>
            <w:kern w:val="0"/>
            <w:sz w:val="11"/>
            <w:u w:val="single"/>
          </w:rPr>
          <w:t>码哥</w:t>
        </w:r>
      </w:ins>
      <w:r>
        <w:rPr>
          <w:rFonts w:ascii="微软雅黑" w:eastAsia="微软雅黑" w:hAnsi="微软雅黑" w:cs="Arial"/>
          <w:noProof/>
          <w:color w:val="FFFFFF"/>
          <w:kern w:val="0"/>
          <w:sz w:val="11"/>
          <w:szCs w:val="11"/>
          <w:shd w:val="clear" w:color="auto" w:fill="BCD0DF"/>
        </w:rPr>
        <w:drawing>
          <wp:inline distT="0" distB="0" distL="0" distR="0">
            <wp:extent cx="77470" cy="302895"/>
            <wp:effectExtent l="19050" t="0" r="0" b="0"/>
            <wp:docPr id="97" name="图片 97" descr="https://blog.csdn.net/static_files/template/new_img/commentTagArrow.png">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blog.csdn.net/static_files/template/new_img/commentTagArrow.png">
                      <a:hlinkClick r:id="rId133" tgtFrame="&quot;_blank&quot;"/>
                    </pic:cNvPr>
                    <pic:cNvPicPr>
                      <a:picLocks noChangeAspect="1" noChangeArrowheads="1"/>
                    </pic:cNvPicPr>
                  </pic:nvPicPr>
                  <pic:blipFill>
                    <a:blip r:embed="rId134"/>
                    <a:srcRect/>
                    <a:stretch>
                      <a:fillRect/>
                    </a:stretch>
                  </pic:blipFill>
                  <pic:spPr bwMode="auto">
                    <a:xfrm>
                      <a:off x="0" y="0"/>
                      <a:ext cx="77470" cy="302895"/>
                    </a:xfrm>
                    <a:prstGeom prst="rect">
                      <a:avLst/>
                    </a:prstGeom>
                    <a:noFill/>
                    <a:ln w="9525">
                      <a:noFill/>
                      <a:miter lim="800000"/>
                      <a:headEnd/>
                      <a:tailEnd/>
                    </a:ln>
                  </pic:spPr>
                </pic:pic>
              </a:graphicData>
            </a:graphic>
          </wp:inline>
        </w:drawing>
      </w:r>
      <w:ins w:id="416" w:author="Unknown">
        <w:r w:rsidRPr="00612E05">
          <w:rPr>
            <w:rFonts w:ascii="微软雅黑" w:eastAsia="微软雅黑" w:hAnsi="微软雅黑" w:cs="Arial"/>
            <w:color w:val="999999"/>
            <w:kern w:val="0"/>
            <w:sz w:val="13"/>
            <w:szCs w:val="13"/>
          </w:rPr>
          <w:fldChar w:fldCharType="end"/>
        </w:r>
        <w:r w:rsidRPr="00612E05">
          <w:rPr>
            <w:rFonts w:ascii="微软雅黑" w:eastAsia="微软雅黑" w:hAnsi="微软雅黑" w:cs="Arial"/>
            <w:color w:val="999999"/>
            <w:kern w:val="0"/>
            <w:sz w:val="13"/>
            <w:szCs w:val="13"/>
          </w:rPr>
          <w:fldChar w:fldCharType="begin"/>
        </w:r>
        <w:r w:rsidRPr="00612E05">
          <w:rPr>
            <w:rFonts w:ascii="微软雅黑" w:eastAsia="微软雅黑" w:hAnsi="微软雅黑" w:cs="Arial"/>
            <w:color w:val="999999"/>
            <w:kern w:val="0"/>
            <w:sz w:val="13"/>
            <w:szCs w:val="13"/>
          </w:rPr>
          <w:instrText xml:space="preserve"> HYPERLINK "https://me.csdn.net/m0_37323665" \t "_blank" </w:instrText>
        </w:r>
        <w:r w:rsidRPr="00612E05">
          <w:rPr>
            <w:rFonts w:ascii="微软雅黑" w:eastAsia="微软雅黑" w:hAnsi="微软雅黑" w:cs="Arial"/>
            <w:color w:val="999999"/>
            <w:kern w:val="0"/>
            <w:sz w:val="13"/>
            <w:szCs w:val="13"/>
          </w:rPr>
          <w:fldChar w:fldCharType="separate"/>
        </w:r>
        <w:r w:rsidRPr="00612E05">
          <w:rPr>
            <w:rFonts w:ascii="微软雅黑" w:eastAsia="微软雅黑" w:hAnsi="微软雅黑" w:cs="Arial" w:hint="eastAsia"/>
            <w:color w:val="555666"/>
            <w:kern w:val="0"/>
            <w:sz w:val="13"/>
            <w:u w:val="single"/>
          </w:rPr>
          <w:t>求求你们别复制粘贴了</w:t>
        </w:r>
        <w:r w:rsidRPr="00612E05">
          <w:rPr>
            <w:rFonts w:ascii="微软雅黑" w:eastAsia="微软雅黑" w:hAnsi="微软雅黑" w:cs="Arial"/>
            <w:color w:val="999999"/>
            <w:kern w:val="0"/>
            <w:sz w:val="13"/>
            <w:szCs w:val="13"/>
          </w:rPr>
          <w:fldChar w:fldCharType="end"/>
        </w:r>
        <w:r w:rsidRPr="00612E05">
          <w:rPr>
            <w:rFonts w:ascii="微软雅黑" w:eastAsia="微软雅黑" w:hAnsi="微软雅黑" w:cs="Arial" w:hint="eastAsia"/>
            <w:b/>
            <w:bCs/>
            <w:color w:val="555666"/>
            <w:kern w:val="0"/>
            <w:sz w:val="13"/>
          </w:rPr>
          <w:t>:</w:t>
        </w:r>
        <w:r w:rsidRPr="00612E05">
          <w:rPr>
            <w:rFonts w:ascii="微软雅黑" w:eastAsia="微软雅黑" w:hAnsi="微软雅黑" w:cs="Arial" w:hint="eastAsia"/>
            <w:color w:val="222226"/>
            <w:kern w:val="0"/>
            <w:sz w:val="13"/>
          </w:rPr>
          <w:t>谢谢分享，已关注，期待更多内容</w:t>
        </w:r>
        <w:r w:rsidRPr="00612E05">
          <w:rPr>
            <w:rFonts w:ascii="微软雅黑" w:eastAsia="微软雅黑" w:hAnsi="微软雅黑" w:cs="Arial" w:hint="eastAsia"/>
            <w:color w:val="999AAA"/>
            <w:kern w:val="0"/>
            <w:sz w:val="11"/>
          </w:rPr>
          <w:t>2个月前</w:t>
        </w:r>
      </w:ins>
    </w:p>
    <w:p w:rsidR="00612E05" w:rsidRPr="00612E05" w:rsidRDefault="00612E05" w:rsidP="00612E05">
      <w:pPr>
        <w:widowControl/>
        <w:pBdr>
          <w:bottom w:val="single" w:sz="4" w:space="0" w:color="F7F7FC"/>
        </w:pBdr>
        <w:shd w:val="clear" w:color="auto" w:fill="FFFFFF"/>
        <w:spacing w:line="213" w:lineRule="atLeast"/>
        <w:jc w:val="left"/>
        <w:rPr>
          <w:ins w:id="417" w:author="Unknown"/>
          <w:rFonts w:ascii="微软雅黑" w:eastAsia="微软雅黑" w:hAnsi="微软雅黑" w:cs="Arial" w:hint="eastAsia"/>
          <w:color w:val="4D4D4D"/>
          <w:kern w:val="0"/>
          <w:sz w:val="13"/>
          <w:szCs w:val="13"/>
        </w:rPr>
      </w:pPr>
      <w:r>
        <w:rPr>
          <w:rFonts w:ascii="微软雅黑" w:eastAsia="微软雅黑" w:hAnsi="微软雅黑" w:cs="Arial"/>
          <w:noProof/>
          <w:color w:val="4D4D4D"/>
          <w:kern w:val="0"/>
          <w:sz w:val="13"/>
          <w:szCs w:val="13"/>
        </w:rPr>
        <w:drawing>
          <wp:inline distT="0" distB="0" distL="0" distR="0">
            <wp:extent cx="421640" cy="421640"/>
            <wp:effectExtent l="0" t="0" r="0" b="0"/>
            <wp:docPr id="98" name="图片 98" descr="https://blog.csdn.net/static_files/template/new_img/commentHeart.png?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blog.csdn.net/static_files/template/new_img/commentHeart.png?new"/>
                    <pic:cNvPicPr>
                      <a:picLocks noChangeAspect="1" noChangeArrowheads="1"/>
                    </pic:cNvPicPr>
                  </pic:nvPicPr>
                  <pic:blipFill>
                    <a:blip r:embed="rId130"/>
                    <a:srcRect/>
                    <a:stretch>
                      <a:fillRect/>
                    </a:stretch>
                  </pic:blipFill>
                  <pic:spPr bwMode="auto">
                    <a:xfrm>
                      <a:off x="0" y="0"/>
                      <a:ext cx="421640" cy="421640"/>
                    </a:xfrm>
                    <a:prstGeom prst="rect">
                      <a:avLst/>
                    </a:prstGeom>
                    <a:noFill/>
                    <a:ln w="9525">
                      <a:noFill/>
                      <a:miter lim="800000"/>
                      <a:headEnd/>
                      <a:tailEnd/>
                    </a:ln>
                  </pic:spPr>
                </pic:pic>
              </a:graphicData>
            </a:graphic>
          </wp:inline>
        </w:drawing>
      </w:r>
      <w:ins w:id="418" w:author="Unknown">
        <w:r w:rsidRPr="00612E05">
          <w:rPr>
            <w:rFonts w:ascii="微软雅黑" w:eastAsia="微软雅黑" w:hAnsi="微软雅黑" w:cs="Arial" w:hint="eastAsia"/>
            <w:color w:val="999AAA"/>
            <w:kern w:val="0"/>
            <w:sz w:val="13"/>
            <w:szCs w:val="13"/>
          </w:rPr>
          <w:t>2</w:t>
        </w:r>
      </w:ins>
    </w:p>
    <w:p w:rsidR="00612E05" w:rsidRPr="00612E05" w:rsidRDefault="00612E05" w:rsidP="00612E05">
      <w:pPr>
        <w:widowControl/>
        <w:numPr>
          <w:ilvl w:val="0"/>
          <w:numId w:val="28"/>
        </w:numPr>
        <w:pBdr>
          <w:bottom w:val="single" w:sz="4" w:space="0" w:color="F7F7FC"/>
        </w:pBdr>
        <w:shd w:val="clear" w:color="auto" w:fill="FFFFFF"/>
        <w:spacing w:line="213" w:lineRule="atLeast"/>
        <w:ind w:left="75"/>
        <w:jc w:val="left"/>
        <w:rPr>
          <w:ins w:id="419" w:author="Unknown"/>
          <w:rFonts w:ascii="微软雅黑" w:eastAsia="微软雅黑" w:hAnsi="微软雅黑" w:cs="Arial" w:hint="eastAsia"/>
          <w:kern w:val="0"/>
          <w:sz w:val="13"/>
          <w:szCs w:val="13"/>
        </w:rPr>
      </w:pPr>
      <w:r>
        <w:rPr>
          <w:rFonts w:ascii="微软雅黑" w:eastAsia="微软雅黑" w:hAnsi="微软雅黑" w:cs="Arial"/>
          <w:noProof/>
          <w:color w:val="4F4F4F"/>
          <w:kern w:val="0"/>
          <w:sz w:val="13"/>
          <w:szCs w:val="13"/>
        </w:rPr>
        <w:drawing>
          <wp:inline distT="0" distB="0" distL="0" distR="0">
            <wp:extent cx="712470" cy="712470"/>
            <wp:effectExtent l="19050" t="0" r="0" b="0"/>
            <wp:docPr id="99" name="图片 99" descr="qq_33380252">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qq_33380252">
                      <a:hlinkClick r:id="rId135" tgtFrame="&quot;_blank&quot;"/>
                    </pic:cNvPr>
                    <pic:cNvPicPr>
                      <a:picLocks noChangeAspect="1" noChangeArrowheads="1"/>
                    </pic:cNvPicPr>
                  </pic:nvPicPr>
                  <pic:blipFill>
                    <a:blip r:embed="rId136"/>
                    <a:srcRect/>
                    <a:stretch>
                      <a:fillRect/>
                    </a:stretch>
                  </pic:blipFill>
                  <pic:spPr bwMode="auto">
                    <a:xfrm>
                      <a:off x="0" y="0"/>
                      <a:ext cx="712470" cy="712470"/>
                    </a:xfrm>
                    <a:prstGeom prst="rect">
                      <a:avLst/>
                    </a:prstGeom>
                    <a:noFill/>
                    <a:ln w="9525">
                      <a:noFill/>
                      <a:miter lim="800000"/>
                      <a:headEnd/>
                      <a:tailEnd/>
                    </a:ln>
                  </pic:spPr>
                </pic:pic>
              </a:graphicData>
            </a:graphic>
          </wp:inline>
        </w:drawing>
      </w:r>
    </w:p>
    <w:p w:rsidR="00612E05" w:rsidRPr="00612E05" w:rsidRDefault="00612E05" w:rsidP="00612E05">
      <w:pPr>
        <w:widowControl/>
        <w:pBdr>
          <w:bottom w:val="single" w:sz="4" w:space="0" w:color="F7F7FC"/>
        </w:pBdr>
        <w:shd w:val="clear" w:color="auto" w:fill="FFFFFF"/>
        <w:spacing w:line="206" w:lineRule="atLeast"/>
        <w:jc w:val="left"/>
        <w:rPr>
          <w:ins w:id="420" w:author="Unknown"/>
          <w:rFonts w:ascii="微软雅黑" w:eastAsia="微软雅黑" w:hAnsi="微软雅黑" w:cs="Arial" w:hint="eastAsia"/>
          <w:color w:val="999999"/>
          <w:kern w:val="0"/>
          <w:sz w:val="13"/>
          <w:szCs w:val="13"/>
        </w:rPr>
      </w:pPr>
      <w:ins w:id="421" w:author="Unknown">
        <w:r w:rsidRPr="00612E05">
          <w:rPr>
            <w:rFonts w:ascii="微软雅黑" w:eastAsia="微软雅黑" w:hAnsi="微软雅黑" w:cs="Arial"/>
            <w:color w:val="999999"/>
            <w:kern w:val="0"/>
            <w:sz w:val="13"/>
            <w:szCs w:val="13"/>
          </w:rPr>
          <w:lastRenderedPageBreak/>
          <w:fldChar w:fldCharType="begin"/>
        </w:r>
        <w:r w:rsidRPr="00612E05">
          <w:rPr>
            <w:rFonts w:ascii="微软雅黑" w:eastAsia="微软雅黑" w:hAnsi="微软雅黑" w:cs="Arial"/>
            <w:color w:val="999999"/>
            <w:kern w:val="0"/>
            <w:sz w:val="13"/>
            <w:szCs w:val="13"/>
          </w:rPr>
          <w:instrText xml:space="preserve"> HYPERLINK "https://me.csdn.net/qq_33380252" \t "_blank" </w:instrText>
        </w:r>
        <w:r w:rsidRPr="00612E05">
          <w:rPr>
            <w:rFonts w:ascii="微软雅黑" w:eastAsia="微软雅黑" w:hAnsi="微软雅黑" w:cs="Arial"/>
            <w:color w:val="999999"/>
            <w:kern w:val="0"/>
            <w:sz w:val="13"/>
            <w:szCs w:val="13"/>
          </w:rPr>
          <w:fldChar w:fldCharType="separate"/>
        </w:r>
        <w:r w:rsidRPr="00612E05">
          <w:rPr>
            <w:rFonts w:ascii="微软雅黑" w:eastAsia="微软雅黑" w:hAnsi="微软雅黑" w:cs="Arial" w:hint="eastAsia"/>
            <w:color w:val="555666"/>
            <w:kern w:val="0"/>
            <w:sz w:val="13"/>
            <w:u w:val="single"/>
          </w:rPr>
          <w:t>1进击的小白</w:t>
        </w:r>
        <w:r w:rsidRPr="00612E05">
          <w:rPr>
            <w:rFonts w:ascii="微软雅黑" w:eastAsia="微软雅黑" w:hAnsi="微软雅黑" w:cs="Arial"/>
            <w:color w:val="999999"/>
            <w:kern w:val="0"/>
            <w:sz w:val="13"/>
            <w:szCs w:val="13"/>
          </w:rPr>
          <w:fldChar w:fldCharType="end"/>
        </w:r>
        <w:r w:rsidRPr="00612E05">
          <w:rPr>
            <w:rFonts w:ascii="微软雅黑" w:eastAsia="微软雅黑" w:hAnsi="微软雅黑" w:cs="Arial" w:hint="eastAsia"/>
            <w:b/>
            <w:bCs/>
            <w:color w:val="555666"/>
            <w:kern w:val="0"/>
            <w:sz w:val="13"/>
          </w:rPr>
          <w:t>:</w:t>
        </w:r>
        <w:r w:rsidRPr="00612E05">
          <w:rPr>
            <w:rFonts w:ascii="微软雅黑" w:eastAsia="微软雅黑" w:hAnsi="微软雅黑" w:cs="Arial" w:hint="eastAsia"/>
            <w:color w:val="222226"/>
            <w:kern w:val="0"/>
            <w:sz w:val="13"/>
          </w:rPr>
          <w:t>看了两个</w:t>
        </w:r>
        <w:proofErr w:type="spellStart"/>
        <w:r w:rsidRPr="00612E05">
          <w:rPr>
            <w:rFonts w:ascii="微软雅黑" w:eastAsia="微软雅黑" w:hAnsi="微软雅黑" w:cs="Arial" w:hint="eastAsia"/>
            <w:color w:val="222226"/>
            <w:kern w:val="0"/>
            <w:sz w:val="13"/>
          </w:rPr>
          <w:t>git</w:t>
        </w:r>
        <w:proofErr w:type="spellEnd"/>
        <w:r w:rsidRPr="00612E05">
          <w:rPr>
            <w:rFonts w:ascii="微软雅黑" w:eastAsia="微软雅黑" w:hAnsi="微软雅黑" w:cs="Arial" w:hint="eastAsia"/>
            <w:color w:val="222226"/>
            <w:kern w:val="0"/>
            <w:sz w:val="13"/>
          </w:rPr>
          <w:t>方面的教程了，第一个是廖雪峰的教程，他那个结构比较清晰，你这个简单易懂，相互印证，感觉理解的更深刻了</w:t>
        </w:r>
        <w:r w:rsidRPr="00612E05">
          <w:rPr>
            <w:rFonts w:ascii="微软雅黑" w:eastAsia="微软雅黑" w:hAnsi="微软雅黑" w:cs="Arial" w:hint="eastAsia"/>
            <w:color w:val="999AAA"/>
            <w:kern w:val="0"/>
            <w:sz w:val="11"/>
          </w:rPr>
          <w:t>1年前</w:t>
        </w:r>
      </w:ins>
    </w:p>
    <w:p w:rsidR="00612E05" w:rsidRPr="00612E05" w:rsidRDefault="00612E05" w:rsidP="00612E05">
      <w:pPr>
        <w:widowControl/>
        <w:pBdr>
          <w:bottom w:val="single" w:sz="4" w:space="0" w:color="F7F7FC"/>
        </w:pBdr>
        <w:shd w:val="clear" w:color="auto" w:fill="FFFFFF"/>
        <w:spacing w:line="213" w:lineRule="atLeast"/>
        <w:jc w:val="left"/>
        <w:rPr>
          <w:ins w:id="422" w:author="Unknown"/>
          <w:rFonts w:ascii="微软雅黑" w:eastAsia="微软雅黑" w:hAnsi="微软雅黑" w:cs="Arial" w:hint="eastAsia"/>
          <w:color w:val="4D4D4D"/>
          <w:kern w:val="0"/>
          <w:sz w:val="13"/>
          <w:szCs w:val="13"/>
        </w:rPr>
      </w:pPr>
      <w:r>
        <w:rPr>
          <w:rFonts w:ascii="微软雅黑" w:eastAsia="微软雅黑" w:hAnsi="微软雅黑" w:cs="Arial"/>
          <w:noProof/>
          <w:color w:val="4D4D4D"/>
          <w:kern w:val="0"/>
          <w:sz w:val="13"/>
          <w:szCs w:val="13"/>
        </w:rPr>
        <w:drawing>
          <wp:inline distT="0" distB="0" distL="0" distR="0">
            <wp:extent cx="421640" cy="421640"/>
            <wp:effectExtent l="0" t="0" r="0" b="0"/>
            <wp:docPr id="100" name="图片 100" descr="https://blog.csdn.net/static_files/template/new_img/commentHeart.png?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blog.csdn.net/static_files/template/new_img/commentHeart.png?new"/>
                    <pic:cNvPicPr>
                      <a:picLocks noChangeAspect="1" noChangeArrowheads="1"/>
                    </pic:cNvPicPr>
                  </pic:nvPicPr>
                  <pic:blipFill>
                    <a:blip r:embed="rId130"/>
                    <a:srcRect/>
                    <a:stretch>
                      <a:fillRect/>
                    </a:stretch>
                  </pic:blipFill>
                  <pic:spPr bwMode="auto">
                    <a:xfrm>
                      <a:off x="0" y="0"/>
                      <a:ext cx="421640" cy="421640"/>
                    </a:xfrm>
                    <a:prstGeom prst="rect">
                      <a:avLst/>
                    </a:prstGeom>
                    <a:noFill/>
                    <a:ln w="9525">
                      <a:noFill/>
                      <a:miter lim="800000"/>
                      <a:headEnd/>
                      <a:tailEnd/>
                    </a:ln>
                  </pic:spPr>
                </pic:pic>
              </a:graphicData>
            </a:graphic>
          </wp:inline>
        </w:drawing>
      </w:r>
      <w:ins w:id="423" w:author="Unknown">
        <w:r w:rsidRPr="00612E05">
          <w:rPr>
            <w:rFonts w:ascii="微软雅黑" w:eastAsia="微软雅黑" w:hAnsi="微软雅黑" w:cs="Arial" w:hint="eastAsia"/>
            <w:color w:val="999AAA"/>
            <w:kern w:val="0"/>
            <w:sz w:val="13"/>
            <w:szCs w:val="13"/>
          </w:rPr>
          <w:t>2</w:t>
        </w:r>
      </w:ins>
    </w:p>
    <w:p w:rsidR="00612E05" w:rsidRPr="00612E05" w:rsidRDefault="00612E05" w:rsidP="00612E05">
      <w:pPr>
        <w:widowControl/>
        <w:numPr>
          <w:ilvl w:val="0"/>
          <w:numId w:val="29"/>
        </w:numPr>
        <w:pBdr>
          <w:bottom w:val="single" w:sz="4" w:space="0" w:color="F7F7FC"/>
        </w:pBdr>
        <w:shd w:val="clear" w:color="auto" w:fill="FFFFFF"/>
        <w:spacing w:line="213" w:lineRule="atLeast"/>
        <w:ind w:left="75"/>
        <w:jc w:val="left"/>
        <w:rPr>
          <w:ins w:id="424" w:author="Unknown"/>
          <w:rFonts w:ascii="微软雅黑" w:eastAsia="微软雅黑" w:hAnsi="微软雅黑" w:cs="Arial" w:hint="eastAsia"/>
          <w:kern w:val="0"/>
          <w:sz w:val="13"/>
          <w:szCs w:val="13"/>
        </w:rPr>
      </w:pPr>
      <w:r>
        <w:rPr>
          <w:rFonts w:ascii="微软雅黑" w:eastAsia="微软雅黑" w:hAnsi="微软雅黑" w:cs="Arial"/>
          <w:noProof/>
          <w:color w:val="4F4F4F"/>
          <w:kern w:val="0"/>
          <w:sz w:val="13"/>
          <w:szCs w:val="13"/>
        </w:rPr>
        <w:drawing>
          <wp:inline distT="0" distB="0" distL="0" distR="0">
            <wp:extent cx="712470" cy="712470"/>
            <wp:effectExtent l="19050" t="0" r="0" b="0"/>
            <wp:docPr id="101" name="图片 101" descr="Shiteater">
              <a:hlinkClick xmlns:a="http://schemas.openxmlformats.org/drawingml/2006/main" r:id="rId1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hiteater">
                      <a:hlinkClick r:id="rId137" tgtFrame="&quot;_blank&quot;"/>
                    </pic:cNvPr>
                    <pic:cNvPicPr>
                      <a:picLocks noChangeAspect="1" noChangeArrowheads="1"/>
                    </pic:cNvPicPr>
                  </pic:nvPicPr>
                  <pic:blipFill>
                    <a:blip r:embed="rId138"/>
                    <a:srcRect/>
                    <a:stretch>
                      <a:fillRect/>
                    </a:stretch>
                  </pic:blipFill>
                  <pic:spPr bwMode="auto">
                    <a:xfrm>
                      <a:off x="0" y="0"/>
                      <a:ext cx="712470" cy="712470"/>
                    </a:xfrm>
                    <a:prstGeom prst="rect">
                      <a:avLst/>
                    </a:prstGeom>
                    <a:noFill/>
                    <a:ln w="9525">
                      <a:noFill/>
                      <a:miter lim="800000"/>
                      <a:headEnd/>
                      <a:tailEnd/>
                    </a:ln>
                  </pic:spPr>
                </pic:pic>
              </a:graphicData>
            </a:graphic>
          </wp:inline>
        </w:drawing>
      </w:r>
    </w:p>
    <w:p w:rsidR="00612E05" w:rsidRPr="00612E05" w:rsidRDefault="00612E05" w:rsidP="00612E05">
      <w:pPr>
        <w:widowControl/>
        <w:pBdr>
          <w:bottom w:val="single" w:sz="4" w:space="0" w:color="F7F7FC"/>
        </w:pBdr>
        <w:shd w:val="clear" w:color="auto" w:fill="FFFFFF"/>
        <w:spacing w:line="206" w:lineRule="atLeast"/>
        <w:jc w:val="left"/>
        <w:rPr>
          <w:ins w:id="425" w:author="Unknown"/>
          <w:rFonts w:ascii="微软雅黑" w:eastAsia="微软雅黑" w:hAnsi="微软雅黑" w:cs="Arial" w:hint="eastAsia"/>
          <w:color w:val="999999"/>
          <w:kern w:val="0"/>
          <w:sz w:val="13"/>
          <w:szCs w:val="13"/>
        </w:rPr>
      </w:pPr>
      <w:ins w:id="426" w:author="Unknown">
        <w:r w:rsidRPr="00612E05">
          <w:rPr>
            <w:rFonts w:ascii="微软雅黑" w:eastAsia="微软雅黑" w:hAnsi="微软雅黑" w:cs="Arial"/>
            <w:color w:val="999999"/>
            <w:kern w:val="0"/>
            <w:sz w:val="13"/>
            <w:szCs w:val="13"/>
          </w:rPr>
          <w:fldChar w:fldCharType="begin"/>
        </w:r>
        <w:r w:rsidRPr="00612E05">
          <w:rPr>
            <w:rFonts w:ascii="微软雅黑" w:eastAsia="微软雅黑" w:hAnsi="微软雅黑" w:cs="Arial"/>
            <w:color w:val="999999"/>
            <w:kern w:val="0"/>
            <w:sz w:val="13"/>
            <w:szCs w:val="13"/>
          </w:rPr>
          <w:instrText xml:space="preserve"> HYPERLINK "https://me.csdn.net/Shiteater" \t "_blank" </w:instrText>
        </w:r>
        <w:r w:rsidRPr="00612E05">
          <w:rPr>
            <w:rFonts w:ascii="微软雅黑" w:eastAsia="微软雅黑" w:hAnsi="微软雅黑" w:cs="Arial"/>
            <w:color w:val="999999"/>
            <w:kern w:val="0"/>
            <w:sz w:val="13"/>
            <w:szCs w:val="13"/>
          </w:rPr>
          <w:fldChar w:fldCharType="separate"/>
        </w:r>
        <w:r w:rsidRPr="00612E05">
          <w:rPr>
            <w:rFonts w:ascii="微软雅黑" w:eastAsia="微软雅黑" w:hAnsi="微软雅黑" w:cs="Arial" w:hint="eastAsia"/>
            <w:color w:val="555666"/>
            <w:kern w:val="0"/>
            <w:sz w:val="13"/>
            <w:u w:val="single"/>
          </w:rPr>
          <w:t>Nyarlathotim</w:t>
        </w:r>
        <w:r w:rsidRPr="00612E05">
          <w:rPr>
            <w:rFonts w:ascii="微软雅黑" w:eastAsia="微软雅黑" w:hAnsi="微软雅黑" w:cs="Arial"/>
            <w:color w:val="999999"/>
            <w:kern w:val="0"/>
            <w:sz w:val="13"/>
            <w:szCs w:val="13"/>
          </w:rPr>
          <w:fldChar w:fldCharType="end"/>
        </w:r>
        <w:r w:rsidRPr="00612E05">
          <w:rPr>
            <w:rFonts w:ascii="微软雅黑" w:eastAsia="微软雅黑" w:hAnsi="微软雅黑" w:cs="Arial" w:hint="eastAsia"/>
            <w:b/>
            <w:bCs/>
            <w:color w:val="555666"/>
            <w:kern w:val="0"/>
            <w:sz w:val="13"/>
          </w:rPr>
          <w:t>:</w:t>
        </w:r>
        <w:r w:rsidRPr="00612E05">
          <w:rPr>
            <w:rFonts w:ascii="微软雅黑" w:eastAsia="微软雅黑" w:hAnsi="微软雅黑" w:cs="Arial" w:hint="eastAsia"/>
            <w:color w:val="222226"/>
            <w:kern w:val="0"/>
            <w:sz w:val="13"/>
          </w:rPr>
          <w:t>感谢大佬！</w:t>
        </w:r>
        <w:r w:rsidRPr="00612E05">
          <w:rPr>
            <w:rFonts w:ascii="微软雅黑" w:eastAsia="微软雅黑" w:hAnsi="微软雅黑" w:cs="Arial" w:hint="eastAsia"/>
            <w:color w:val="999AAA"/>
            <w:kern w:val="0"/>
            <w:sz w:val="11"/>
          </w:rPr>
          <w:t>2周前</w:t>
        </w:r>
      </w:ins>
    </w:p>
    <w:p w:rsidR="00612E05" w:rsidRPr="00612E05" w:rsidRDefault="00612E05" w:rsidP="00612E05">
      <w:pPr>
        <w:widowControl/>
        <w:pBdr>
          <w:bottom w:val="single" w:sz="4" w:space="0" w:color="F7F7FC"/>
        </w:pBdr>
        <w:shd w:val="clear" w:color="auto" w:fill="FFFFFF"/>
        <w:spacing w:line="213" w:lineRule="atLeast"/>
        <w:jc w:val="left"/>
        <w:rPr>
          <w:ins w:id="427" w:author="Unknown"/>
          <w:rFonts w:ascii="微软雅黑" w:eastAsia="微软雅黑" w:hAnsi="微软雅黑" w:cs="Arial" w:hint="eastAsia"/>
          <w:color w:val="4D4D4D"/>
          <w:kern w:val="0"/>
          <w:sz w:val="13"/>
          <w:szCs w:val="13"/>
        </w:rPr>
      </w:pPr>
      <w:r>
        <w:rPr>
          <w:rFonts w:ascii="微软雅黑" w:eastAsia="微软雅黑" w:hAnsi="微软雅黑" w:cs="Arial"/>
          <w:noProof/>
          <w:color w:val="4D4D4D"/>
          <w:kern w:val="0"/>
          <w:sz w:val="13"/>
          <w:szCs w:val="13"/>
        </w:rPr>
        <w:drawing>
          <wp:inline distT="0" distB="0" distL="0" distR="0">
            <wp:extent cx="421640" cy="421640"/>
            <wp:effectExtent l="0" t="0" r="0" b="0"/>
            <wp:docPr id="102" name="图片 102" descr="https://blog.csdn.net/static_files/template/new_img/commentHeart.png?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blog.csdn.net/static_files/template/new_img/commentHeart.png?new"/>
                    <pic:cNvPicPr>
                      <a:picLocks noChangeAspect="1" noChangeArrowheads="1"/>
                    </pic:cNvPicPr>
                  </pic:nvPicPr>
                  <pic:blipFill>
                    <a:blip r:embed="rId130"/>
                    <a:srcRect/>
                    <a:stretch>
                      <a:fillRect/>
                    </a:stretch>
                  </pic:blipFill>
                  <pic:spPr bwMode="auto">
                    <a:xfrm>
                      <a:off x="0" y="0"/>
                      <a:ext cx="421640" cy="421640"/>
                    </a:xfrm>
                    <a:prstGeom prst="rect">
                      <a:avLst/>
                    </a:prstGeom>
                    <a:noFill/>
                    <a:ln w="9525">
                      <a:noFill/>
                      <a:miter lim="800000"/>
                      <a:headEnd/>
                      <a:tailEnd/>
                    </a:ln>
                  </pic:spPr>
                </pic:pic>
              </a:graphicData>
            </a:graphic>
          </wp:inline>
        </w:drawing>
      </w:r>
      <w:ins w:id="428" w:author="Unknown">
        <w:r w:rsidRPr="00612E05">
          <w:rPr>
            <w:rFonts w:ascii="微软雅黑" w:eastAsia="微软雅黑" w:hAnsi="微软雅黑" w:cs="Arial" w:hint="eastAsia"/>
            <w:color w:val="999AAA"/>
            <w:kern w:val="0"/>
            <w:sz w:val="13"/>
            <w:szCs w:val="13"/>
          </w:rPr>
          <w:t>1</w:t>
        </w:r>
      </w:ins>
    </w:p>
    <w:p w:rsidR="00612E05" w:rsidRPr="00612E05" w:rsidRDefault="00612E05" w:rsidP="00612E05">
      <w:pPr>
        <w:widowControl/>
        <w:numPr>
          <w:ilvl w:val="0"/>
          <w:numId w:val="30"/>
        </w:numPr>
        <w:pBdr>
          <w:bottom w:val="single" w:sz="4" w:space="0" w:color="F7F7FC"/>
        </w:pBdr>
        <w:shd w:val="clear" w:color="auto" w:fill="FFFFFF"/>
        <w:spacing w:line="213" w:lineRule="atLeast"/>
        <w:ind w:left="75"/>
        <w:jc w:val="left"/>
        <w:rPr>
          <w:ins w:id="429" w:author="Unknown"/>
          <w:rFonts w:ascii="微软雅黑" w:eastAsia="微软雅黑" w:hAnsi="微软雅黑" w:cs="Arial" w:hint="eastAsia"/>
          <w:kern w:val="0"/>
          <w:sz w:val="13"/>
          <w:szCs w:val="13"/>
        </w:rPr>
      </w:pPr>
      <w:r>
        <w:rPr>
          <w:rFonts w:ascii="微软雅黑" w:eastAsia="微软雅黑" w:hAnsi="微软雅黑" w:cs="Arial"/>
          <w:noProof/>
          <w:color w:val="4F4F4F"/>
          <w:kern w:val="0"/>
          <w:sz w:val="13"/>
          <w:szCs w:val="13"/>
        </w:rPr>
        <w:drawing>
          <wp:inline distT="0" distB="0" distL="0" distR="0">
            <wp:extent cx="712470" cy="712470"/>
            <wp:effectExtent l="19050" t="0" r="0" b="0"/>
            <wp:docPr id="103" name="图片 103" descr="weixin_45226922">
              <a:hlinkClick xmlns:a="http://schemas.openxmlformats.org/drawingml/2006/main" r:id="rId1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weixin_45226922">
                      <a:hlinkClick r:id="rId139" tgtFrame="&quot;_blank&quot;"/>
                    </pic:cNvPr>
                    <pic:cNvPicPr>
                      <a:picLocks noChangeAspect="1" noChangeArrowheads="1"/>
                    </pic:cNvPicPr>
                  </pic:nvPicPr>
                  <pic:blipFill>
                    <a:blip r:embed="rId140"/>
                    <a:srcRect/>
                    <a:stretch>
                      <a:fillRect/>
                    </a:stretch>
                  </pic:blipFill>
                  <pic:spPr bwMode="auto">
                    <a:xfrm>
                      <a:off x="0" y="0"/>
                      <a:ext cx="712470" cy="712470"/>
                    </a:xfrm>
                    <a:prstGeom prst="rect">
                      <a:avLst/>
                    </a:prstGeom>
                    <a:noFill/>
                    <a:ln w="9525">
                      <a:noFill/>
                      <a:miter lim="800000"/>
                      <a:headEnd/>
                      <a:tailEnd/>
                    </a:ln>
                  </pic:spPr>
                </pic:pic>
              </a:graphicData>
            </a:graphic>
          </wp:inline>
        </w:drawing>
      </w:r>
    </w:p>
    <w:p w:rsidR="00612E05" w:rsidRPr="00612E05" w:rsidRDefault="00612E05" w:rsidP="00612E05">
      <w:pPr>
        <w:widowControl/>
        <w:pBdr>
          <w:bottom w:val="single" w:sz="4" w:space="0" w:color="F7F7FC"/>
        </w:pBdr>
        <w:shd w:val="clear" w:color="auto" w:fill="FFFFFF"/>
        <w:spacing w:line="206" w:lineRule="atLeast"/>
        <w:jc w:val="left"/>
        <w:rPr>
          <w:ins w:id="430" w:author="Unknown"/>
          <w:rFonts w:ascii="微软雅黑" w:eastAsia="微软雅黑" w:hAnsi="微软雅黑" w:cs="Arial" w:hint="eastAsia"/>
          <w:color w:val="999999"/>
          <w:kern w:val="0"/>
          <w:sz w:val="13"/>
          <w:szCs w:val="13"/>
        </w:rPr>
      </w:pPr>
      <w:ins w:id="431" w:author="Unknown">
        <w:r w:rsidRPr="00612E05">
          <w:rPr>
            <w:rFonts w:ascii="微软雅黑" w:eastAsia="微软雅黑" w:hAnsi="微软雅黑" w:cs="Arial"/>
            <w:color w:val="999999"/>
            <w:kern w:val="0"/>
            <w:sz w:val="13"/>
            <w:szCs w:val="13"/>
          </w:rPr>
          <w:fldChar w:fldCharType="begin"/>
        </w:r>
        <w:r w:rsidRPr="00612E05">
          <w:rPr>
            <w:rFonts w:ascii="微软雅黑" w:eastAsia="微软雅黑" w:hAnsi="微软雅黑" w:cs="Arial"/>
            <w:color w:val="999999"/>
            <w:kern w:val="0"/>
            <w:sz w:val="13"/>
            <w:szCs w:val="13"/>
          </w:rPr>
          <w:instrText xml:space="preserve"> HYPERLINK "https://me.csdn.net/weixin_45226922" \t "_blank" </w:instrText>
        </w:r>
        <w:r w:rsidRPr="00612E05">
          <w:rPr>
            <w:rFonts w:ascii="微软雅黑" w:eastAsia="微软雅黑" w:hAnsi="微软雅黑" w:cs="Arial"/>
            <w:color w:val="999999"/>
            <w:kern w:val="0"/>
            <w:sz w:val="13"/>
            <w:szCs w:val="13"/>
          </w:rPr>
          <w:fldChar w:fldCharType="separate"/>
        </w:r>
        <w:r w:rsidRPr="00612E05">
          <w:rPr>
            <w:rFonts w:ascii="微软雅黑" w:eastAsia="微软雅黑" w:hAnsi="微软雅黑" w:cs="Arial" w:hint="eastAsia"/>
            <w:color w:val="555666"/>
            <w:kern w:val="0"/>
            <w:sz w:val="13"/>
            <w:u w:val="single"/>
          </w:rPr>
          <w:t>懵圈~</w:t>
        </w:r>
        <w:r w:rsidRPr="00612E05">
          <w:rPr>
            <w:rFonts w:ascii="微软雅黑" w:eastAsia="微软雅黑" w:hAnsi="微软雅黑" w:cs="Arial"/>
            <w:color w:val="999999"/>
            <w:kern w:val="0"/>
            <w:sz w:val="13"/>
            <w:szCs w:val="13"/>
          </w:rPr>
          <w:fldChar w:fldCharType="end"/>
        </w:r>
        <w:r w:rsidRPr="00612E05">
          <w:rPr>
            <w:rFonts w:ascii="微软雅黑" w:eastAsia="微软雅黑" w:hAnsi="微软雅黑" w:cs="Arial" w:hint="eastAsia"/>
            <w:b/>
            <w:bCs/>
            <w:color w:val="555666"/>
            <w:kern w:val="0"/>
            <w:sz w:val="13"/>
          </w:rPr>
          <w:t>:</w:t>
        </w:r>
        <w:r w:rsidRPr="00612E05">
          <w:rPr>
            <w:rFonts w:ascii="微软雅黑" w:eastAsia="微软雅黑" w:hAnsi="微软雅黑" w:cs="Arial" w:hint="eastAsia"/>
            <w:color w:val="222226"/>
            <w:kern w:val="0"/>
            <w:sz w:val="13"/>
          </w:rPr>
          <w:t>我看了下回复，感觉这是一个情商很高的姐姐，。。。</w:t>
        </w:r>
        <w:r w:rsidRPr="00612E05">
          <w:rPr>
            <w:rFonts w:ascii="微软雅黑" w:eastAsia="微软雅黑" w:hAnsi="微软雅黑" w:cs="Arial" w:hint="eastAsia"/>
            <w:color w:val="999AAA"/>
            <w:kern w:val="0"/>
            <w:sz w:val="11"/>
          </w:rPr>
          <w:t>1个月前</w:t>
        </w:r>
      </w:ins>
    </w:p>
    <w:p w:rsidR="00612E05" w:rsidRPr="00612E05" w:rsidRDefault="00612E05" w:rsidP="00612E05">
      <w:pPr>
        <w:widowControl/>
        <w:pBdr>
          <w:bottom w:val="single" w:sz="4" w:space="0" w:color="F7F7FC"/>
        </w:pBdr>
        <w:shd w:val="clear" w:color="auto" w:fill="FFFFFF"/>
        <w:spacing w:line="213" w:lineRule="atLeast"/>
        <w:jc w:val="left"/>
        <w:rPr>
          <w:ins w:id="432" w:author="Unknown"/>
          <w:rFonts w:ascii="微软雅黑" w:eastAsia="微软雅黑" w:hAnsi="微软雅黑" w:cs="Arial" w:hint="eastAsia"/>
          <w:color w:val="4D4D4D"/>
          <w:kern w:val="0"/>
          <w:sz w:val="13"/>
          <w:szCs w:val="13"/>
        </w:rPr>
      </w:pPr>
      <w:r>
        <w:rPr>
          <w:rFonts w:ascii="微软雅黑" w:eastAsia="微软雅黑" w:hAnsi="微软雅黑" w:cs="Arial"/>
          <w:noProof/>
          <w:color w:val="4D4D4D"/>
          <w:kern w:val="0"/>
          <w:sz w:val="13"/>
          <w:szCs w:val="13"/>
        </w:rPr>
        <w:drawing>
          <wp:inline distT="0" distB="0" distL="0" distR="0">
            <wp:extent cx="421640" cy="421640"/>
            <wp:effectExtent l="0" t="0" r="0" b="0"/>
            <wp:docPr id="104" name="图片 104" descr="https://blog.csdn.net/static_files/template/new_img/commentHeart.png?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blog.csdn.net/static_files/template/new_img/commentHeart.png?new"/>
                    <pic:cNvPicPr>
                      <a:picLocks noChangeAspect="1" noChangeArrowheads="1"/>
                    </pic:cNvPicPr>
                  </pic:nvPicPr>
                  <pic:blipFill>
                    <a:blip r:embed="rId130"/>
                    <a:srcRect/>
                    <a:stretch>
                      <a:fillRect/>
                    </a:stretch>
                  </pic:blipFill>
                  <pic:spPr bwMode="auto">
                    <a:xfrm>
                      <a:off x="0" y="0"/>
                      <a:ext cx="421640" cy="421640"/>
                    </a:xfrm>
                    <a:prstGeom prst="rect">
                      <a:avLst/>
                    </a:prstGeom>
                    <a:noFill/>
                    <a:ln w="9525">
                      <a:noFill/>
                      <a:miter lim="800000"/>
                      <a:headEnd/>
                      <a:tailEnd/>
                    </a:ln>
                  </pic:spPr>
                </pic:pic>
              </a:graphicData>
            </a:graphic>
          </wp:inline>
        </w:drawing>
      </w:r>
      <w:ins w:id="433" w:author="Unknown">
        <w:r w:rsidRPr="00612E05">
          <w:rPr>
            <w:rFonts w:ascii="微软雅黑" w:eastAsia="微软雅黑" w:hAnsi="微软雅黑" w:cs="Arial" w:hint="eastAsia"/>
            <w:color w:val="999AAA"/>
            <w:kern w:val="0"/>
            <w:sz w:val="13"/>
            <w:szCs w:val="13"/>
          </w:rPr>
          <w:t>1</w:t>
        </w:r>
      </w:ins>
    </w:p>
    <w:p w:rsidR="00612E05" w:rsidRPr="00612E05" w:rsidRDefault="00612E05" w:rsidP="00612E05">
      <w:pPr>
        <w:widowControl/>
        <w:numPr>
          <w:ilvl w:val="0"/>
          <w:numId w:val="31"/>
        </w:numPr>
        <w:pBdr>
          <w:bottom w:val="single" w:sz="4" w:space="0" w:color="F7F7FC"/>
        </w:pBdr>
        <w:shd w:val="clear" w:color="auto" w:fill="FFFFFF"/>
        <w:spacing w:line="213" w:lineRule="atLeast"/>
        <w:ind w:left="75"/>
        <w:jc w:val="left"/>
        <w:rPr>
          <w:ins w:id="434" w:author="Unknown"/>
          <w:rFonts w:ascii="微软雅黑" w:eastAsia="微软雅黑" w:hAnsi="微软雅黑" w:cs="Arial" w:hint="eastAsia"/>
          <w:kern w:val="0"/>
          <w:sz w:val="13"/>
          <w:szCs w:val="13"/>
        </w:rPr>
      </w:pPr>
      <w:r>
        <w:rPr>
          <w:rFonts w:ascii="微软雅黑" w:eastAsia="微软雅黑" w:hAnsi="微软雅黑" w:cs="Arial"/>
          <w:noProof/>
          <w:color w:val="4F4F4F"/>
          <w:kern w:val="0"/>
          <w:sz w:val="13"/>
          <w:szCs w:val="13"/>
        </w:rPr>
        <w:drawing>
          <wp:inline distT="0" distB="0" distL="0" distR="0">
            <wp:extent cx="712470" cy="712470"/>
            <wp:effectExtent l="19050" t="0" r="0" b="0"/>
            <wp:docPr id="105" name="图片 105" descr="weixin_41706605">
              <a:hlinkClick xmlns:a="http://schemas.openxmlformats.org/drawingml/2006/main" r:id="rId1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eixin_41706605">
                      <a:hlinkClick r:id="rId141" tgtFrame="&quot;_blank&quot;"/>
                    </pic:cNvPr>
                    <pic:cNvPicPr>
                      <a:picLocks noChangeAspect="1" noChangeArrowheads="1"/>
                    </pic:cNvPicPr>
                  </pic:nvPicPr>
                  <pic:blipFill>
                    <a:blip r:embed="rId132"/>
                    <a:srcRect/>
                    <a:stretch>
                      <a:fillRect/>
                    </a:stretch>
                  </pic:blipFill>
                  <pic:spPr bwMode="auto">
                    <a:xfrm>
                      <a:off x="0" y="0"/>
                      <a:ext cx="712470" cy="712470"/>
                    </a:xfrm>
                    <a:prstGeom prst="rect">
                      <a:avLst/>
                    </a:prstGeom>
                    <a:noFill/>
                    <a:ln w="9525">
                      <a:noFill/>
                      <a:miter lim="800000"/>
                      <a:headEnd/>
                      <a:tailEnd/>
                    </a:ln>
                  </pic:spPr>
                </pic:pic>
              </a:graphicData>
            </a:graphic>
          </wp:inline>
        </w:drawing>
      </w:r>
    </w:p>
    <w:p w:rsidR="00612E05" w:rsidRPr="00612E05" w:rsidRDefault="00612E05" w:rsidP="00612E05">
      <w:pPr>
        <w:widowControl/>
        <w:pBdr>
          <w:bottom w:val="single" w:sz="4" w:space="0" w:color="F7F7FC"/>
        </w:pBdr>
        <w:shd w:val="clear" w:color="auto" w:fill="FFFFFF"/>
        <w:spacing w:line="206" w:lineRule="atLeast"/>
        <w:jc w:val="left"/>
        <w:rPr>
          <w:ins w:id="435" w:author="Unknown"/>
          <w:rFonts w:ascii="微软雅黑" w:eastAsia="微软雅黑" w:hAnsi="微软雅黑" w:cs="Arial" w:hint="eastAsia"/>
          <w:color w:val="999999"/>
          <w:kern w:val="0"/>
          <w:sz w:val="13"/>
          <w:szCs w:val="13"/>
        </w:rPr>
      </w:pPr>
      <w:ins w:id="436" w:author="Unknown">
        <w:r w:rsidRPr="00612E05">
          <w:rPr>
            <w:rFonts w:ascii="微软雅黑" w:eastAsia="微软雅黑" w:hAnsi="微软雅黑" w:cs="Arial"/>
            <w:color w:val="999999"/>
            <w:kern w:val="0"/>
            <w:sz w:val="13"/>
            <w:szCs w:val="13"/>
          </w:rPr>
          <w:fldChar w:fldCharType="begin"/>
        </w:r>
        <w:r w:rsidRPr="00612E05">
          <w:rPr>
            <w:rFonts w:ascii="微软雅黑" w:eastAsia="微软雅黑" w:hAnsi="微软雅黑" w:cs="Arial"/>
            <w:color w:val="999999"/>
            <w:kern w:val="0"/>
            <w:sz w:val="13"/>
            <w:szCs w:val="13"/>
          </w:rPr>
          <w:instrText xml:space="preserve"> HYPERLINK "https://me.csdn.net/weixin_41706605" \t "_blank" </w:instrText>
        </w:r>
        <w:r w:rsidRPr="00612E05">
          <w:rPr>
            <w:rFonts w:ascii="微软雅黑" w:eastAsia="微软雅黑" w:hAnsi="微软雅黑" w:cs="Arial"/>
            <w:color w:val="999999"/>
            <w:kern w:val="0"/>
            <w:sz w:val="13"/>
            <w:szCs w:val="13"/>
          </w:rPr>
          <w:fldChar w:fldCharType="separate"/>
        </w:r>
        <w:r w:rsidRPr="00612E05">
          <w:rPr>
            <w:rFonts w:ascii="微软雅黑" w:eastAsia="微软雅黑" w:hAnsi="微软雅黑" w:cs="Arial" w:hint="eastAsia"/>
            <w:color w:val="555666"/>
            <w:kern w:val="0"/>
            <w:sz w:val="13"/>
            <w:u w:val="single"/>
          </w:rPr>
          <w:t>痴与狂</w:t>
        </w:r>
        <w:r w:rsidRPr="00612E05">
          <w:rPr>
            <w:rFonts w:ascii="微软雅黑" w:eastAsia="微软雅黑" w:hAnsi="微软雅黑" w:cs="Arial"/>
            <w:color w:val="999999"/>
            <w:kern w:val="0"/>
            <w:sz w:val="13"/>
            <w:szCs w:val="13"/>
          </w:rPr>
          <w:fldChar w:fldCharType="end"/>
        </w:r>
        <w:r w:rsidRPr="00612E05">
          <w:rPr>
            <w:rFonts w:ascii="微软雅黑" w:eastAsia="微软雅黑" w:hAnsi="微软雅黑" w:cs="Arial" w:hint="eastAsia"/>
            <w:b/>
            <w:bCs/>
            <w:color w:val="555666"/>
            <w:kern w:val="0"/>
            <w:sz w:val="13"/>
          </w:rPr>
          <w:t>:</w:t>
        </w:r>
        <w:r w:rsidRPr="00612E05">
          <w:rPr>
            <w:rFonts w:ascii="微软雅黑" w:eastAsia="微软雅黑" w:hAnsi="微软雅黑" w:cs="Arial" w:hint="eastAsia"/>
            <w:color w:val="222226"/>
            <w:kern w:val="0"/>
            <w:sz w:val="13"/>
          </w:rPr>
          <w:t>小姐姐可太棒了~爱了~</w:t>
        </w:r>
        <w:r w:rsidRPr="00612E05">
          <w:rPr>
            <w:rFonts w:ascii="微软雅黑" w:eastAsia="微软雅黑" w:hAnsi="微软雅黑" w:cs="Arial" w:hint="eastAsia"/>
            <w:color w:val="999AAA"/>
            <w:kern w:val="0"/>
            <w:sz w:val="11"/>
          </w:rPr>
          <w:t>2个月前</w:t>
        </w:r>
      </w:ins>
    </w:p>
    <w:p w:rsidR="00612E05" w:rsidRPr="00612E05" w:rsidRDefault="00612E05" w:rsidP="00612E05">
      <w:pPr>
        <w:widowControl/>
        <w:pBdr>
          <w:bottom w:val="single" w:sz="4" w:space="0" w:color="F7F7FC"/>
        </w:pBdr>
        <w:shd w:val="clear" w:color="auto" w:fill="FFFFFF"/>
        <w:spacing w:line="213" w:lineRule="atLeast"/>
        <w:jc w:val="left"/>
        <w:rPr>
          <w:ins w:id="437" w:author="Unknown"/>
          <w:rFonts w:ascii="微软雅黑" w:eastAsia="微软雅黑" w:hAnsi="微软雅黑" w:cs="Arial" w:hint="eastAsia"/>
          <w:color w:val="4D4D4D"/>
          <w:kern w:val="0"/>
          <w:sz w:val="13"/>
          <w:szCs w:val="13"/>
        </w:rPr>
      </w:pPr>
      <w:r>
        <w:rPr>
          <w:rFonts w:ascii="微软雅黑" w:eastAsia="微软雅黑" w:hAnsi="微软雅黑" w:cs="Arial"/>
          <w:noProof/>
          <w:color w:val="4D4D4D"/>
          <w:kern w:val="0"/>
          <w:sz w:val="13"/>
          <w:szCs w:val="13"/>
        </w:rPr>
        <w:drawing>
          <wp:inline distT="0" distB="0" distL="0" distR="0">
            <wp:extent cx="421640" cy="421640"/>
            <wp:effectExtent l="0" t="0" r="0" b="0"/>
            <wp:docPr id="106" name="图片 106" descr="https://blog.csdn.net/static_files/template/new_img/commentHeart.png?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blog.csdn.net/static_files/template/new_img/commentHeart.png?new"/>
                    <pic:cNvPicPr>
                      <a:picLocks noChangeAspect="1" noChangeArrowheads="1"/>
                    </pic:cNvPicPr>
                  </pic:nvPicPr>
                  <pic:blipFill>
                    <a:blip r:embed="rId130"/>
                    <a:srcRect/>
                    <a:stretch>
                      <a:fillRect/>
                    </a:stretch>
                  </pic:blipFill>
                  <pic:spPr bwMode="auto">
                    <a:xfrm>
                      <a:off x="0" y="0"/>
                      <a:ext cx="421640" cy="421640"/>
                    </a:xfrm>
                    <a:prstGeom prst="rect">
                      <a:avLst/>
                    </a:prstGeom>
                    <a:noFill/>
                    <a:ln w="9525">
                      <a:noFill/>
                      <a:miter lim="800000"/>
                      <a:headEnd/>
                      <a:tailEnd/>
                    </a:ln>
                  </pic:spPr>
                </pic:pic>
              </a:graphicData>
            </a:graphic>
          </wp:inline>
        </w:drawing>
      </w:r>
      <w:ins w:id="438" w:author="Unknown">
        <w:r w:rsidRPr="00612E05">
          <w:rPr>
            <w:rFonts w:ascii="微软雅黑" w:eastAsia="微软雅黑" w:hAnsi="微软雅黑" w:cs="Arial" w:hint="eastAsia"/>
            <w:color w:val="999AAA"/>
            <w:kern w:val="0"/>
            <w:sz w:val="13"/>
            <w:szCs w:val="13"/>
          </w:rPr>
          <w:t>1</w:t>
        </w:r>
      </w:ins>
    </w:p>
    <w:p w:rsidR="00612E05" w:rsidRPr="00612E05" w:rsidRDefault="00612E05" w:rsidP="00612E05">
      <w:pPr>
        <w:widowControl/>
        <w:numPr>
          <w:ilvl w:val="0"/>
          <w:numId w:val="32"/>
        </w:numPr>
        <w:pBdr>
          <w:bottom w:val="single" w:sz="4" w:space="0" w:color="F7F7FC"/>
        </w:pBdr>
        <w:shd w:val="clear" w:color="auto" w:fill="FFFFFF"/>
        <w:spacing w:line="213" w:lineRule="atLeast"/>
        <w:ind w:left="75"/>
        <w:jc w:val="left"/>
        <w:rPr>
          <w:ins w:id="439" w:author="Unknown"/>
          <w:rFonts w:ascii="微软雅黑" w:eastAsia="微软雅黑" w:hAnsi="微软雅黑" w:cs="Arial" w:hint="eastAsia"/>
          <w:kern w:val="0"/>
          <w:sz w:val="13"/>
          <w:szCs w:val="13"/>
        </w:rPr>
      </w:pPr>
      <w:r>
        <w:rPr>
          <w:rFonts w:ascii="微软雅黑" w:eastAsia="微软雅黑" w:hAnsi="微软雅黑" w:cs="Arial"/>
          <w:noProof/>
          <w:color w:val="4F4F4F"/>
          <w:kern w:val="0"/>
          <w:sz w:val="13"/>
          <w:szCs w:val="13"/>
        </w:rPr>
        <w:drawing>
          <wp:inline distT="0" distB="0" distL="0" distR="0">
            <wp:extent cx="712470" cy="712470"/>
            <wp:effectExtent l="19050" t="0" r="0" b="0"/>
            <wp:docPr id="107" name="图片 107" descr="lunaticCode1">
              <a:hlinkClick xmlns:a="http://schemas.openxmlformats.org/drawingml/2006/main" r:id="rId1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lunaticCode1">
                      <a:hlinkClick r:id="rId142" tgtFrame="&quot;_blank&quot;"/>
                    </pic:cNvPr>
                    <pic:cNvPicPr>
                      <a:picLocks noChangeAspect="1" noChangeArrowheads="1"/>
                    </pic:cNvPicPr>
                  </pic:nvPicPr>
                  <pic:blipFill>
                    <a:blip r:embed="rId143"/>
                    <a:srcRect/>
                    <a:stretch>
                      <a:fillRect/>
                    </a:stretch>
                  </pic:blipFill>
                  <pic:spPr bwMode="auto">
                    <a:xfrm>
                      <a:off x="0" y="0"/>
                      <a:ext cx="712470" cy="712470"/>
                    </a:xfrm>
                    <a:prstGeom prst="rect">
                      <a:avLst/>
                    </a:prstGeom>
                    <a:noFill/>
                    <a:ln w="9525">
                      <a:noFill/>
                      <a:miter lim="800000"/>
                      <a:headEnd/>
                      <a:tailEnd/>
                    </a:ln>
                  </pic:spPr>
                </pic:pic>
              </a:graphicData>
            </a:graphic>
          </wp:inline>
        </w:drawing>
      </w:r>
    </w:p>
    <w:p w:rsidR="00612E05" w:rsidRPr="00612E05" w:rsidRDefault="00612E05" w:rsidP="00612E05">
      <w:pPr>
        <w:widowControl/>
        <w:pBdr>
          <w:bottom w:val="single" w:sz="4" w:space="0" w:color="F7F7FC"/>
        </w:pBdr>
        <w:shd w:val="clear" w:color="auto" w:fill="FFFFFF"/>
        <w:spacing w:line="206" w:lineRule="atLeast"/>
        <w:jc w:val="left"/>
        <w:rPr>
          <w:ins w:id="440" w:author="Unknown"/>
          <w:rFonts w:ascii="微软雅黑" w:eastAsia="微软雅黑" w:hAnsi="微软雅黑" w:cs="Arial" w:hint="eastAsia"/>
          <w:color w:val="999999"/>
          <w:kern w:val="0"/>
          <w:sz w:val="13"/>
          <w:szCs w:val="13"/>
        </w:rPr>
      </w:pPr>
      <w:ins w:id="441" w:author="Unknown">
        <w:r w:rsidRPr="00612E05">
          <w:rPr>
            <w:rFonts w:ascii="微软雅黑" w:eastAsia="微软雅黑" w:hAnsi="微软雅黑" w:cs="Arial"/>
            <w:color w:val="999999"/>
            <w:kern w:val="0"/>
            <w:sz w:val="13"/>
            <w:szCs w:val="13"/>
          </w:rPr>
          <w:fldChar w:fldCharType="begin"/>
        </w:r>
        <w:r w:rsidRPr="00612E05">
          <w:rPr>
            <w:rFonts w:ascii="微软雅黑" w:eastAsia="微软雅黑" w:hAnsi="微软雅黑" w:cs="Arial"/>
            <w:color w:val="999999"/>
            <w:kern w:val="0"/>
            <w:sz w:val="13"/>
            <w:szCs w:val="13"/>
          </w:rPr>
          <w:instrText xml:space="preserve"> HYPERLINK "https://me.csdn.net/lunaticCode1" \t "_blank" </w:instrText>
        </w:r>
        <w:r w:rsidRPr="00612E05">
          <w:rPr>
            <w:rFonts w:ascii="微软雅黑" w:eastAsia="微软雅黑" w:hAnsi="微软雅黑" w:cs="Arial"/>
            <w:color w:val="999999"/>
            <w:kern w:val="0"/>
            <w:sz w:val="13"/>
            <w:szCs w:val="13"/>
          </w:rPr>
          <w:fldChar w:fldCharType="separate"/>
        </w:r>
        <w:r w:rsidRPr="00612E05">
          <w:rPr>
            <w:rFonts w:ascii="微软雅黑" w:eastAsia="微软雅黑" w:hAnsi="微软雅黑" w:cs="Arial" w:hint="eastAsia"/>
            <w:color w:val="555666"/>
            <w:kern w:val="0"/>
            <w:sz w:val="13"/>
            <w:u w:val="single"/>
          </w:rPr>
          <w:t>lunaticCode1</w:t>
        </w:r>
        <w:r w:rsidRPr="00612E05">
          <w:rPr>
            <w:rFonts w:ascii="微软雅黑" w:eastAsia="微软雅黑" w:hAnsi="微软雅黑" w:cs="Arial"/>
            <w:color w:val="999999"/>
            <w:kern w:val="0"/>
            <w:sz w:val="13"/>
            <w:szCs w:val="13"/>
          </w:rPr>
          <w:fldChar w:fldCharType="end"/>
        </w:r>
        <w:r w:rsidRPr="00612E05">
          <w:rPr>
            <w:rFonts w:ascii="微软雅黑" w:eastAsia="微软雅黑" w:hAnsi="微软雅黑" w:cs="Arial" w:hint="eastAsia"/>
            <w:b/>
            <w:bCs/>
            <w:color w:val="555666"/>
            <w:kern w:val="0"/>
            <w:sz w:val="13"/>
          </w:rPr>
          <w:t>:</w:t>
        </w:r>
        <w:r w:rsidRPr="00612E05">
          <w:rPr>
            <w:rFonts w:ascii="微软雅黑" w:eastAsia="微软雅黑" w:hAnsi="微软雅黑" w:cs="Arial" w:hint="eastAsia"/>
            <w:color w:val="222226"/>
            <w:kern w:val="0"/>
            <w:sz w:val="13"/>
          </w:rPr>
          <w:t>厉害了，小姐姐，能透露下</w:t>
        </w:r>
        <w:proofErr w:type="spellStart"/>
        <w:r w:rsidRPr="00612E05">
          <w:rPr>
            <w:rFonts w:ascii="微软雅黑" w:eastAsia="微软雅黑" w:hAnsi="微软雅黑" w:cs="Arial" w:hint="eastAsia"/>
            <w:color w:val="222226"/>
            <w:kern w:val="0"/>
            <w:sz w:val="13"/>
          </w:rPr>
          <w:t>qq</w:t>
        </w:r>
        <w:proofErr w:type="spellEnd"/>
        <w:r w:rsidRPr="00612E05">
          <w:rPr>
            <w:rFonts w:ascii="微软雅黑" w:eastAsia="微软雅黑" w:hAnsi="微软雅黑" w:cs="Arial" w:hint="eastAsia"/>
            <w:color w:val="222226"/>
            <w:kern w:val="0"/>
            <w:sz w:val="13"/>
          </w:rPr>
          <w:t>吗</w:t>
        </w:r>
        <w:r w:rsidRPr="00612E05">
          <w:rPr>
            <w:rFonts w:ascii="微软雅黑" w:eastAsia="微软雅黑" w:hAnsi="微软雅黑" w:cs="Arial" w:hint="eastAsia"/>
            <w:color w:val="999AAA"/>
            <w:kern w:val="0"/>
            <w:sz w:val="11"/>
          </w:rPr>
          <w:t>2个月前</w:t>
        </w:r>
        <w:r w:rsidRPr="00612E05">
          <w:rPr>
            <w:rFonts w:ascii="微软雅黑" w:eastAsia="微软雅黑" w:hAnsi="微软雅黑" w:cs="Arial" w:hint="eastAsia"/>
            <w:color w:val="6B6B6B"/>
            <w:kern w:val="0"/>
            <w:sz w:val="11"/>
          </w:rPr>
          <w:t>查看回复(1)</w:t>
        </w:r>
      </w:ins>
    </w:p>
    <w:p w:rsidR="00612E05" w:rsidRPr="00612E05" w:rsidRDefault="00612E05" w:rsidP="00612E05">
      <w:pPr>
        <w:widowControl/>
        <w:pBdr>
          <w:bottom w:val="single" w:sz="4" w:space="0" w:color="F7F7FC"/>
        </w:pBdr>
        <w:shd w:val="clear" w:color="auto" w:fill="FFFFFF"/>
        <w:spacing w:line="213" w:lineRule="atLeast"/>
        <w:jc w:val="left"/>
        <w:rPr>
          <w:ins w:id="442" w:author="Unknown"/>
          <w:rFonts w:ascii="微软雅黑" w:eastAsia="微软雅黑" w:hAnsi="微软雅黑" w:cs="Arial" w:hint="eastAsia"/>
          <w:color w:val="4D4D4D"/>
          <w:kern w:val="0"/>
          <w:sz w:val="13"/>
          <w:szCs w:val="13"/>
        </w:rPr>
      </w:pPr>
      <w:r>
        <w:rPr>
          <w:rFonts w:ascii="微软雅黑" w:eastAsia="微软雅黑" w:hAnsi="微软雅黑" w:cs="Arial"/>
          <w:noProof/>
          <w:color w:val="4D4D4D"/>
          <w:kern w:val="0"/>
          <w:sz w:val="13"/>
          <w:szCs w:val="13"/>
        </w:rPr>
        <w:drawing>
          <wp:inline distT="0" distB="0" distL="0" distR="0">
            <wp:extent cx="421640" cy="421640"/>
            <wp:effectExtent l="0" t="0" r="0" b="0"/>
            <wp:docPr id="108" name="图片 108" descr="https://blog.csdn.net/static_files/template/new_img/commentHeart.png?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blog.csdn.net/static_files/template/new_img/commentHeart.png?new"/>
                    <pic:cNvPicPr>
                      <a:picLocks noChangeAspect="1" noChangeArrowheads="1"/>
                    </pic:cNvPicPr>
                  </pic:nvPicPr>
                  <pic:blipFill>
                    <a:blip r:embed="rId130"/>
                    <a:srcRect/>
                    <a:stretch>
                      <a:fillRect/>
                    </a:stretch>
                  </pic:blipFill>
                  <pic:spPr bwMode="auto">
                    <a:xfrm>
                      <a:off x="0" y="0"/>
                      <a:ext cx="421640" cy="421640"/>
                    </a:xfrm>
                    <a:prstGeom prst="rect">
                      <a:avLst/>
                    </a:prstGeom>
                    <a:noFill/>
                    <a:ln w="9525">
                      <a:noFill/>
                      <a:miter lim="800000"/>
                      <a:headEnd/>
                      <a:tailEnd/>
                    </a:ln>
                  </pic:spPr>
                </pic:pic>
              </a:graphicData>
            </a:graphic>
          </wp:inline>
        </w:drawing>
      </w:r>
      <w:ins w:id="443" w:author="Unknown">
        <w:r w:rsidRPr="00612E05">
          <w:rPr>
            <w:rFonts w:ascii="微软雅黑" w:eastAsia="微软雅黑" w:hAnsi="微软雅黑" w:cs="Arial" w:hint="eastAsia"/>
            <w:color w:val="999AAA"/>
            <w:kern w:val="0"/>
            <w:sz w:val="13"/>
            <w:szCs w:val="13"/>
          </w:rPr>
          <w:t>1</w:t>
        </w:r>
      </w:ins>
    </w:p>
    <w:p w:rsidR="00612E05" w:rsidRPr="00612E05" w:rsidRDefault="00612E05" w:rsidP="00612E05">
      <w:pPr>
        <w:widowControl/>
        <w:numPr>
          <w:ilvl w:val="0"/>
          <w:numId w:val="33"/>
        </w:numPr>
        <w:pBdr>
          <w:bottom w:val="single" w:sz="4" w:space="0" w:color="F7F7FC"/>
        </w:pBdr>
        <w:shd w:val="clear" w:color="auto" w:fill="FFFFFF"/>
        <w:spacing w:line="213" w:lineRule="atLeast"/>
        <w:ind w:left="75"/>
        <w:jc w:val="left"/>
        <w:rPr>
          <w:ins w:id="444" w:author="Unknown"/>
          <w:rFonts w:ascii="微软雅黑" w:eastAsia="微软雅黑" w:hAnsi="微软雅黑" w:cs="Arial" w:hint="eastAsia"/>
          <w:kern w:val="0"/>
          <w:sz w:val="13"/>
          <w:szCs w:val="13"/>
        </w:rPr>
      </w:pPr>
      <w:r>
        <w:rPr>
          <w:rFonts w:ascii="微软雅黑" w:eastAsia="微软雅黑" w:hAnsi="微软雅黑" w:cs="Arial"/>
          <w:noProof/>
          <w:color w:val="4F4F4F"/>
          <w:kern w:val="0"/>
          <w:sz w:val="13"/>
          <w:szCs w:val="13"/>
        </w:rPr>
        <w:drawing>
          <wp:inline distT="0" distB="0" distL="0" distR="0">
            <wp:extent cx="712470" cy="712470"/>
            <wp:effectExtent l="19050" t="0" r="0" b="0"/>
            <wp:docPr id="109" name="图片 109" descr="weixin_45328723">
              <a:hlinkClick xmlns:a="http://schemas.openxmlformats.org/drawingml/2006/main" r:id="rId1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weixin_45328723">
                      <a:hlinkClick r:id="rId144" tgtFrame="&quot;_blank&quot;"/>
                    </pic:cNvPr>
                    <pic:cNvPicPr>
                      <a:picLocks noChangeAspect="1" noChangeArrowheads="1"/>
                    </pic:cNvPicPr>
                  </pic:nvPicPr>
                  <pic:blipFill>
                    <a:blip r:embed="rId145"/>
                    <a:srcRect/>
                    <a:stretch>
                      <a:fillRect/>
                    </a:stretch>
                  </pic:blipFill>
                  <pic:spPr bwMode="auto">
                    <a:xfrm>
                      <a:off x="0" y="0"/>
                      <a:ext cx="712470" cy="712470"/>
                    </a:xfrm>
                    <a:prstGeom prst="rect">
                      <a:avLst/>
                    </a:prstGeom>
                    <a:noFill/>
                    <a:ln w="9525">
                      <a:noFill/>
                      <a:miter lim="800000"/>
                      <a:headEnd/>
                      <a:tailEnd/>
                    </a:ln>
                  </pic:spPr>
                </pic:pic>
              </a:graphicData>
            </a:graphic>
          </wp:inline>
        </w:drawing>
      </w:r>
    </w:p>
    <w:p w:rsidR="00612E05" w:rsidRPr="00612E05" w:rsidRDefault="00612E05" w:rsidP="00612E05">
      <w:pPr>
        <w:widowControl/>
        <w:pBdr>
          <w:bottom w:val="single" w:sz="4" w:space="0" w:color="F7F7FC"/>
        </w:pBdr>
        <w:shd w:val="clear" w:color="auto" w:fill="FFFFFF"/>
        <w:spacing w:line="206" w:lineRule="atLeast"/>
        <w:jc w:val="left"/>
        <w:rPr>
          <w:ins w:id="445" w:author="Unknown"/>
          <w:rFonts w:ascii="微软雅黑" w:eastAsia="微软雅黑" w:hAnsi="微软雅黑" w:cs="Arial" w:hint="eastAsia"/>
          <w:color w:val="999999"/>
          <w:kern w:val="0"/>
          <w:sz w:val="13"/>
          <w:szCs w:val="13"/>
        </w:rPr>
      </w:pPr>
      <w:ins w:id="446" w:author="Unknown">
        <w:r w:rsidRPr="00612E05">
          <w:rPr>
            <w:rFonts w:ascii="微软雅黑" w:eastAsia="微软雅黑" w:hAnsi="微软雅黑" w:cs="Arial"/>
            <w:color w:val="999999"/>
            <w:kern w:val="0"/>
            <w:sz w:val="13"/>
            <w:szCs w:val="13"/>
          </w:rPr>
          <w:fldChar w:fldCharType="begin"/>
        </w:r>
        <w:r w:rsidRPr="00612E05">
          <w:rPr>
            <w:rFonts w:ascii="微软雅黑" w:eastAsia="微软雅黑" w:hAnsi="微软雅黑" w:cs="Arial"/>
            <w:color w:val="999999"/>
            <w:kern w:val="0"/>
            <w:sz w:val="13"/>
            <w:szCs w:val="13"/>
          </w:rPr>
          <w:instrText xml:space="preserve"> HYPERLINK "https://blog.csdn.net/blogdevteam/article/details/103478461" \t "_blank" </w:instrText>
        </w:r>
        <w:r w:rsidRPr="00612E05">
          <w:rPr>
            <w:rFonts w:ascii="微软雅黑" w:eastAsia="微软雅黑" w:hAnsi="微软雅黑" w:cs="Arial"/>
            <w:color w:val="999999"/>
            <w:kern w:val="0"/>
            <w:sz w:val="13"/>
            <w:szCs w:val="13"/>
          </w:rPr>
          <w:fldChar w:fldCharType="separate"/>
        </w:r>
        <w:r w:rsidRPr="00612E05">
          <w:rPr>
            <w:rFonts w:ascii="微软雅黑" w:eastAsia="微软雅黑" w:hAnsi="微软雅黑" w:cs="Arial" w:hint="eastAsia"/>
            <w:color w:val="FFFFFF"/>
            <w:kern w:val="0"/>
            <w:sz w:val="11"/>
            <w:u w:val="single"/>
          </w:rPr>
          <w:t>码哥</w:t>
        </w:r>
      </w:ins>
      <w:r>
        <w:rPr>
          <w:rFonts w:ascii="微软雅黑" w:eastAsia="微软雅黑" w:hAnsi="微软雅黑" w:cs="Arial"/>
          <w:noProof/>
          <w:color w:val="FFFFFF"/>
          <w:kern w:val="0"/>
          <w:sz w:val="11"/>
          <w:szCs w:val="11"/>
          <w:shd w:val="clear" w:color="auto" w:fill="BCD0DF"/>
        </w:rPr>
        <w:drawing>
          <wp:inline distT="0" distB="0" distL="0" distR="0">
            <wp:extent cx="77470" cy="302895"/>
            <wp:effectExtent l="19050" t="0" r="0" b="0"/>
            <wp:docPr id="110" name="图片 110" descr="https://blog.csdn.net/static_files/template/new_img/commentTagArrow.png">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blog.csdn.net/static_files/template/new_img/commentTagArrow.png">
                      <a:hlinkClick r:id="rId133" tgtFrame="&quot;_blank&quot;"/>
                    </pic:cNvPr>
                    <pic:cNvPicPr>
                      <a:picLocks noChangeAspect="1" noChangeArrowheads="1"/>
                    </pic:cNvPicPr>
                  </pic:nvPicPr>
                  <pic:blipFill>
                    <a:blip r:embed="rId134"/>
                    <a:srcRect/>
                    <a:stretch>
                      <a:fillRect/>
                    </a:stretch>
                  </pic:blipFill>
                  <pic:spPr bwMode="auto">
                    <a:xfrm>
                      <a:off x="0" y="0"/>
                      <a:ext cx="77470" cy="302895"/>
                    </a:xfrm>
                    <a:prstGeom prst="rect">
                      <a:avLst/>
                    </a:prstGeom>
                    <a:noFill/>
                    <a:ln w="9525">
                      <a:noFill/>
                      <a:miter lim="800000"/>
                      <a:headEnd/>
                      <a:tailEnd/>
                    </a:ln>
                  </pic:spPr>
                </pic:pic>
              </a:graphicData>
            </a:graphic>
          </wp:inline>
        </w:drawing>
      </w:r>
      <w:ins w:id="447" w:author="Unknown">
        <w:r w:rsidRPr="00612E05">
          <w:rPr>
            <w:rFonts w:ascii="微软雅黑" w:eastAsia="微软雅黑" w:hAnsi="微软雅黑" w:cs="Arial"/>
            <w:color w:val="999999"/>
            <w:kern w:val="0"/>
            <w:sz w:val="13"/>
            <w:szCs w:val="13"/>
          </w:rPr>
          <w:fldChar w:fldCharType="end"/>
        </w:r>
        <w:r w:rsidRPr="00612E05">
          <w:rPr>
            <w:rFonts w:ascii="微软雅黑" w:eastAsia="微软雅黑" w:hAnsi="微软雅黑" w:cs="Arial"/>
            <w:color w:val="999999"/>
            <w:kern w:val="0"/>
            <w:sz w:val="13"/>
            <w:szCs w:val="13"/>
          </w:rPr>
          <w:fldChar w:fldCharType="begin"/>
        </w:r>
        <w:r w:rsidRPr="00612E05">
          <w:rPr>
            <w:rFonts w:ascii="微软雅黑" w:eastAsia="微软雅黑" w:hAnsi="微软雅黑" w:cs="Arial"/>
            <w:color w:val="999999"/>
            <w:kern w:val="0"/>
            <w:sz w:val="13"/>
            <w:szCs w:val="13"/>
          </w:rPr>
          <w:instrText xml:space="preserve"> HYPERLINK "https://me.csdn.net/weixin_45328723" \t "_blank" </w:instrText>
        </w:r>
        <w:r w:rsidRPr="00612E05">
          <w:rPr>
            <w:rFonts w:ascii="微软雅黑" w:eastAsia="微软雅黑" w:hAnsi="微软雅黑" w:cs="Arial"/>
            <w:color w:val="999999"/>
            <w:kern w:val="0"/>
            <w:sz w:val="13"/>
            <w:szCs w:val="13"/>
          </w:rPr>
          <w:fldChar w:fldCharType="separate"/>
        </w:r>
        <w:r w:rsidRPr="00612E05">
          <w:rPr>
            <w:rFonts w:ascii="微软雅黑" w:eastAsia="微软雅黑" w:hAnsi="微软雅黑" w:cs="Arial" w:hint="eastAsia"/>
            <w:color w:val="555666"/>
            <w:kern w:val="0"/>
            <w:sz w:val="13"/>
            <w:u w:val="single"/>
          </w:rPr>
          <w:t>北冥有大鹏</w:t>
        </w:r>
        <w:r w:rsidRPr="00612E05">
          <w:rPr>
            <w:rFonts w:ascii="微软雅黑" w:eastAsia="微软雅黑" w:hAnsi="微软雅黑" w:cs="Arial"/>
            <w:color w:val="999999"/>
            <w:kern w:val="0"/>
            <w:sz w:val="13"/>
            <w:szCs w:val="13"/>
          </w:rPr>
          <w:fldChar w:fldCharType="end"/>
        </w:r>
        <w:r w:rsidRPr="00612E05">
          <w:rPr>
            <w:rFonts w:ascii="微软雅黑" w:eastAsia="微软雅黑" w:hAnsi="微软雅黑" w:cs="Arial" w:hint="eastAsia"/>
            <w:b/>
            <w:bCs/>
            <w:color w:val="555666"/>
            <w:kern w:val="0"/>
            <w:sz w:val="13"/>
          </w:rPr>
          <w:t>:</w:t>
        </w:r>
        <w:r w:rsidRPr="00612E05">
          <w:rPr>
            <w:rFonts w:ascii="微软雅黑" w:eastAsia="微软雅黑" w:hAnsi="微软雅黑" w:cs="Arial" w:hint="eastAsia"/>
            <w:color w:val="222226"/>
            <w:kern w:val="0"/>
            <w:sz w:val="13"/>
          </w:rPr>
          <w:t>写的太棒了!小姐姐</w:t>
        </w:r>
        <w:r w:rsidRPr="00612E05">
          <w:rPr>
            <w:rFonts w:ascii="微软雅黑" w:eastAsia="微软雅黑" w:hAnsi="微软雅黑" w:cs="Arial" w:hint="eastAsia"/>
            <w:color w:val="999AAA"/>
            <w:kern w:val="0"/>
            <w:sz w:val="11"/>
          </w:rPr>
          <w:t>4个月前</w:t>
        </w:r>
      </w:ins>
    </w:p>
    <w:p w:rsidR="00612E05" w:rsidRPr="00612E05" w:rsidRDefault="00612E05" w:rsidP="00612E05">
      <w:pPr>
        <w:widowControl/>
        <w:pBdr>
          <w:bottom w:val="single" w:sz="4" w:space="0" w:color="F7F7FC"/>
        </w:pBdr>
        <w:shd w:val="clear" w:color="auto" w:fill="FFFFFF"/>
        <w:spacing w:line="213" w:lineRule="atLeast"/>
        <w:jc w:val="left"/>
        <w:rPr>
          <w:ins w:id="448" w:author="Unknown"/>
          <w:rFonts w:ascii="微软雅黑" w:eastAsia="微软雅黑" w:hAnsi="微软雅黑" w:cs="Arial" w:hint="eastAsia"/>
          <w:color w:val="4D4D4D"/>
          <w:kern w:val="0"/>
          <w:sz w:val="13"/>
          <w:szCs w:val="13"/>
        </w:rPr>
      </w:pPr>
      <w:r>
        <w:rPr>
          <w:rFonts w:ascii="微软雅黑" w:eastAsia="微软雅黑" w:hAnsi="微软雅黑" w:cs="Arial"/>
          <w:noProof/>
          <w:color w:val="4D4D4D"/>
          <w:kern w:val="0"/>
          <w:sz w:val="13"/>
          <w:szCs w:val="13"/>
        </w:rPr>
        <w:lastRenderedPageBreak/>
        <w:drawing>
          <wp:inline distT="0" distB="0" distL="0" distR="0">
            <wp:extent cx="421640" cy="421640"/>
            <wp:effectExtent l="0" t="0" r="0" b="0"/>
            <wp:docPr id="111" name="图片 111" descr="https://blog.csdn.net/static_files/template/new_img/commentHeart.png?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blog.csdn.net/static_files/template/new_img/commentHeart.png?new"/>
                    <pic:cNvPicPr>
                      <a:picLocks noChangeAspect="1" noChangeArrowheads="1"/>
                    </pic:cNvPicPr>
                  </pic:nvPicPr>
                  <pic:blipFill>
                    <a:blip r:embed="rId130"/>
                    <a:srcRect/>
                    <a:stretch>
                      <a:fillRect/>
                    </a:stretch>
                  </pic:blipFill>
                  <pic:spPr bwMode="auto">
                    <a:xfrm>
                      <a:off x="0" y="0"/>
                      <a:ext cx="421640" cy="421640"/>
                    </a:xfrm>
                    <a:prstGeom prst="rect">
                      <a:avLst/>
                    </a:prstGeom>
                    <a:noFill/>
                    <a:ln w="9525">
                      <a:noFill/>
                      <a:miter lim="800000"/>
                      <a:headEnd/>
                      <a:tailEnd/>
                    </a:ln>
                  </pic:spPr>
                </pic:pic>
              </a:graphicData>
            </a:graphic>
          </wp:inline>
        </w:drawing>
      </w:r>
      <w:ins w:id="449" w:author="Unknown">
        <w:r w:rsidRPr="00612E05">
          <w:rPr>
            <w:rFonts w:ascii="微软雅黑" w:eastAsia="微软雅黑" w:hAnsi="微软雅黑" w:cs="Arial" w:hint="eastAsia"/>
            <w:color w:val="999AAA"/>
            <w:kern w:val="0"/>
            <w:sz w:val="13"/>
            <w:szCs w:val="13"/>
          </w:rPr>
          <w:t>1</w:t>
        </w:r>
      </w:ins>
    </w:p>
    <w:p w:rsidR="00612E05" w:rsidRPr="00612E05" w:rsidRDefault="00612E05" w:rsidP="00612E05">
      <w:pPr>
        <w:widowControl/>
        <w:numPr>
          <w:ilvl w:val="0"/>
          <w:numId w:val="34"/>
        </w:numPr>
        <w:pBdr>
          <w:bottom w:val="single" w:sz="4" w:space="0" w:color="F7F7FC"/>
        </w:pBdr>
        <w:shd w:val="clear" w:color="auto" w:fill="FFFFFF"/>
        <w:spacing w:line="213" w:lineRule="atLeast"/>
        <w:ind w:left="75"/>
        <w:jc w:val="left"/>
        <w:rPr>
          <w:ins w:id="450" w:author="Unknown"/>
          <w:rFonts w:ascii="微软雅黑" w:eastAsia="微软雅黑" w:hAnsi="微软雅黑" w:cs="Arial" w:hint="eastAsia"/>
          <w:kern w:val="0"/>
          <w:sz w:val="13"/>
          <w:szCs w:val="13"/>
        </w:rPr>
      </w:pPr>
      <w:r>
        <w:rPr>
          <w:rFonts w:ascii="微软雅黑" w:eastAsia="微软雅黑" w:hAnsi="微软雅黑" w:cs="Arial"/>
          <w:noProof/>
          <w:color w:val="4F4F4F"/>
          <w:kern w:val="0"/>
          <w:sz w:val="13"/>
          <w:szCs w:val="13"/>
        </w:rPr>
        <w:drawing>
          <wp:inline distT="0" distB="0" distL="0" distR="0">
            <wp:extent cx="712470" cy="712470"/>
            <wp:effectExtent l="19050" t="0" r="0" b="0"/>
            <wp:docPr id="112" name="图片 112" descr="weixin_38378660">
              <a:hlinkClick xmlns:a="http://schemas.openxmlformats.org/drawingml/2006/main" r:id="rId1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weixin_38378660">
                      <a:hlinkClick r:id="rId146" tgtFrame="&quot;_blank&quot;"/>
                    </pic:cNvPr>
                    <pic:cNvPicPr>
                      <a:picLocks noChangeAspect="1" noChangeArrowheads="1"/>
                    </pic:cNvPicPr>
                  </pic:nvPicPr>
                  <pic:blipFill>
                    <a:blip r:embed="rId147"/>
                    <a:srcRect/>
                    <a:stretch>
                      <a:fillRect/>
                    </a:stretch>
                  </pic:blipFill>
                  <pic:spPr bwMode="auto">
                    <a:xfrm>
                      <a:off x="0" y="0"/>
                      <a:ext cx="712470" cy="712470"/>
                    </a:xfrm>
                    <a:prstGeom prst="rect">
                      <a:avLst/>
                    </a:prstGeom>
                    <a:noFill/>
                    <a:ln w="9525">
                      <a:noFill/>
                      <a:miter lim="800000"/>
                      <a:headEnd/>
                      <a:tailEnd/>
                    </a:ln>
                  </pic:spPr>
                </pic:pic>
              </a:graphicData>
            </a:graphic>
          </wp:inline>
        </w:drawing>
      </w:r>
    </w:p>
    <w:p w:rsidR="00612E05" w:rsidRPr="00612E05" w:rsidRDefault="00612E05" w:rsidP="00612E05">
      <w:pPr>
        <w:widowControl/>
        <w:pBdr>
          <w:bottom w:val="single" w:sz="4" w:space="0" w:color="F7F7FC"/>
        </w:pBdr>
        <w:shd w:val="clear" w:color="auto" w:fill="FFFFFF"/>
        <w:spacing w:line="206" w:lineRule="atLeast"/>
        <w:jc w:val="left"/>
        <w:rPr>
          <w:ins w:id="451" w:author="Unknown"/>
          <w:rFonts w:ascii="微软雅黑" w:eastAsia="微软雅黑" w:hAnsi="微软雅黑" w:cs="Arial" w:hint="eastAsia"/>
          <w:color w:val="999999"/>
          <w:kern w:val="0"/>
          <w:sz w:val="13"/>
          <w:szCs w:val="13"/>
        </w:rPr>
      </w:pPr>
      <w:ins w:id="452" w:author="Unknown">
        <w:r w:rsidRPr="00612E05">
          <w:rPr>
            <w:rFonts w:ascii="微软雅黑" w:eastAsia="微软雅黑" w:hAnsi="微软雅黑" w:cs="Arial"/>
            <w:color w:val="999999"/>
            <w:kern w:val="0"/>
            <w:sz w:val="13"/>
            <w:szCs w:val="13"/>
          </w:rPr>
          <w:fldChar w:fldCharType="begin"/>
        </w:r>
        <w:r w:rsidRPr="00612E05">
          <w:rPr>
            <w:rFonts w:ascii="微软雅黑" w:eastAsia="微软雅黑" w:hAnsi="微软雅黑" w:cs="Arial"/>
            <w:color w:val="999999"/>
            <w:kern w:val="0"/>
            <w:sz w:val="13"/>
            <w:szCs w:val="13"/>
          </w:rPr>
          <w:instrText xml:space="preserve"> HYPERLINK "https://me.csdn.net/weixin_38378660" \t "_blank" </w:instrText>
        </w:r>
        <w:r w:rsidRPr="00612E05">
          <w:rPr>
            <w:rFonts w:ascii="微软雅黑" w:eastAsia="微软雅黑" w:hAnsi="微软雅黑" w:cs="Arial"/>
            <w:color w:val="999999"/>
            <w:kern w:val="0"/>
            <w:sz w:val="13"/>
            <w:szCs w:val="13"/>
          </w:rPr>
          <w:fldChar w:fldCharType="separate"/>
        </w:r>
        <w:r w:rsidRPr="00612E05">
          <w:rPr>
            <w:rFonts w:ascii="微软雅黑" w:eastAsia="微软雅黑" w:hAnsi="微软雅黑" w:cs="Arial" w:hint="eastAsia"/>
            <w:color w:val="555666"/>
            <w:kern w:val="0"/>
            <w:sz w:val="13"/>
            <w:u w:val="single"/>
          </w:rPr>
          <w:t>伪装成IT大神</w:t>
        </w:r>
        <w:r w:rsidRPr="00612E05">
          <w:rPr>
            <w:rFonts w:ascii="微软雅黑" w:eastAsia="微软雅黑" w:hAnsi="微软雅黑" w:cs="Arial"/>
            <w:color w:val="999999"/>
            <w:kern w:val="0"/>
            <w:sz w:val="13"/>
            <w:szCs w:val="13"/>
          </w:rPr>
          <w:fldChar w:fldCharType="end"/>
        </w:r>
        <w:r w:rsidRPr="00612E05">
          <w:rPr>
            <w:rFonts w:ascii="微软雅黑" w:eastAsia="微软雅黑" w:hAnsi="微软雅黑" w:cs="Arial" w:hint="eastAsia"/>
            <w:b/>
            <w:bCs/>
            <w:color w:val="555666"/>
            <w:kern w:val="0"/>
            <w:sz w:val="13"/>
          </w:rPr>
          <w:t>:</w:t>
        </w:r>
        <w:r w:rsidRPr="00612E05">
          <w:rPr>
            <w:rFonts w:ascii="微软雅黑" w:eastAsia="微软雅黑" w:hAnsi="微软雅黑" w:cs="Arial" w:hint="eastAsia"/>
            <w:color w:val="222226"/>
            <w:kern w:val="0"/>
            <w:sz w:val="13"/>
          </w:rPr>
          <w:t>赞</w:t>
        </w:r>
        <w:r w:rsidRPr="00612E05">
          <w:rPr>
            <w:rFonts w:ascii="微软雅黑" w:eastAsia="微软雅黑" w:hAnsi="微软雅黑" w:cs="Arial" w:hint="eastAsia"/>
            <w:color w:val="999AAA"/>
            <w:kern w:val="0"/>
            <w:sz w:val="11"/>
          </w:rPr>
          <w:t>5个月前</w:t>
        </w:r>
      </w:ins>
    </w:p>
    <w:p w:rsidR="00612E05" w:rsidRPr="00612E05" w:rsidRDefault="00612E05" w:rsidP="00612E05">
      <w:pPr>
        <w:widowControl/>
        <w:pBdr>
          <w:bottom w:val="single" w:sz="4" w:space="0" w:color="F7F7FC"/>
        </w:pBdr>
        <w:shd w:val="clear" w:color="auto" w:fill="FFFFFF"/>
        <w:spacing w:line="213" w:lineRule="atLeast"/>
        <w:jc w:val="left"/>
        <w:rPr>
          <w:ins w:id="453" w:author="Unknown"/>
          <w:rFonts w:ascii="微软雅黑" w:eastAsia="微软雅黑" w:hAnsi="微软雅黑" w:cs="Arial" w:hint="eastAsia"/>
          <w:color w:val="4D4D4D"/>
          <w:kern w:val="0"/>
          <w:sz w:val="13"/>
          <w:szCs w:val="13"/>
        </w:rPr>
      </w:pPr>
      <w:r>
        <w:rPr>
          <w:rFonts w:ascii="微软雅黑" w:eastAsia="微软雅黑" w:hAnsi="微软雅黑" w:cs="Arial"/>
          <w:noProof/>
          <w:color w:val="4D4D4D"/>
          <w:kern w:val="0"/>
          <w:sz w:val="13"/>
          <w:szCs w:val="13"/>
        </w:rPr>
        <w:drawing>
          <wp:inline distT="0" distB="0" distL="0" distR="0">
            <wp:extent cx="421640" cy="421640"/>
            <wp:effectExtent l="0" t="0" r="0" b="0"/>
            <wp:docPr id="113" name="图片 113" descr="https://blog.csdn.net/static_files/template/new_img/commentHeart.png?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blog.csdn.net/static_files/template/new_img/commentHeart.png?new"/>
                    <pic:cNvPicPr>
                      <a:picLocks noChangeAspect="1" noChangeArrowheads="1"/>
                    </pic:cNvPicPr>
                  </pic:nvPicPr>
                  <pic:blipFill>
                    <a:blip r:embed="rId130"/>
                    <a:srcRect/>
                    <a:stretch>
                      <a:fillRect/>
                    </a:stretch>
                  </pic:blipFill>
                  <pic:spPr bwMode="auto">
                    <a:xfrm>
                      <a:off x="0" y="0"/>
                      <a:ext cx="421640" cy="421640"/>
                    </a:xfrm>
                    <a:prstGeom prst="rect">
                      <a:avLst/>
                    </a:prstGeom>
                    <a:noFill/>
                    <a:ln w="9525">
                      <a:noFill/>
                      <a:miter lim="800000"/>
                      <a:headEnd/>
                      <a:tailEnd/>
                    </a:ln>
                  </pic:spPr>
                </pic:pic>
              </a:graphicData>
            </a:graphic>
          </wp:inline>
        </w:drawing>
      </w:r>
      <w:ins w:id="454" w:author="Unknown">
        <w:r w:rsidRPr="00612E05">
          <w:rPr>
            <w:rFonts w:ascii="微软雅黑" w:eastAsia="微软雅黑" w:hAnsi="微软雅黑" w:cs="Arial" w:hint="eastAsia"/>
            <w:color w:val="999AAA"/>
            <w:kern w:val="0"/>
            <w:sz w:val="13"/>
            <w:szCs w:val="13"/>
          </w:rPr>
          <w:t>1</w:t>
        </w:r>
      </w:ins>
    </w:p>
    <w:p w:rsidR="00612E05" w:rsidRPr="00612E05" w:rsidRDefault="00612E05" w:rsidP="00612E05">
      <w:pPr>
        <w:widowControl/>
        <w:numPr>
          <w:ilvl w:val="0"/>
          <w:numId w:val="35"/>
        </w:numPr>
        <w:shd w:val="clear" w:color="auto" w:fill="FFFFFF"/>
        <w:spacing w:line="213" w:lineRule="atLeast"/>
        <w:ind w:left="75"/>
        <w:jc w:val="left"/>
        <w:rPr>
          <w:ins w:id="455" w:author="Unknown"/>
          <w:rFonts w:ascii="微软雅黑" w:eastAsia="微软雅黑" w:hAnsi="微软雅黑" w:cs="Arial" w:hint="eastAsia"/>
          <w:kern w:val="0"/>
          <w:sz w:val="13"/>
          <w:szCs w:val="13"/>
        </w:rPr>
      </w:pPr>
      <w:r>
        <w:rPr>
          <w:rFonts w:ascii="微软雅黑" w:eastAsia="微软雅黑" w:hAnsi="微软雅黑" w:cs="Arial"/>
          <w:noProof/>
          <w:color w:val="4F4F4F"/>
          <w:kern w:val="0"/>
          <w:sz w:val="13"/>
          <w:szCs w:val="13"/>
        </w:rPr>
        <w:drawing>
          <wp:inline distT="0" distB="0" distL="0" distR="0">
            <wp:extent cx="712470" cy="712470"/>
            <wp:effectExtent l="19050" t="0" r="0" b="0"/>
            <wp:docPr id="114" name="图片 114" descr="qq_44651097">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qq_44651097">
                      <a:hlinkClick r:id="rId148" tgtFrame="&quot;_blank&quot;"/>
                    </pic:cNvPr>
                    <pic:cNvPicPr>
                      <a:picLocks noChangeAspect="1" noChangeArrowheads="1"/>
                    </pic:cNvPicPr>
                  </pic:nvPicPr>
                  <pic:blipFill>
                    <a:blip r:embed="rId149"/>
                    <a:srcRect/>
                    <a:stretch>
                      <a:fillRect/>
                    </a:stretch>
                  </pic:blipFill>
                  <pic:spPr bwMode="auto">
                    <a:xfrm>
                      <a:off x="0" y="0"/>
                      <a:ext cx="712470" cy="712470"/>
                    </a:xfrm>
                    <a:prstGeom prst="rect">
                      <a:avLst/>
                    </a:prstGeom>
                    <a:noFill/>
                    <a:ln w="9525">
                      <a:noFill/>
                      <a:miter lim="800000"/>
                      <a:headEnd/>
                      <a:tailEnd/>
                    </a:ln>
                  </pic:spPr>
                </pic:pic>
              </a:graphicData>
            </a:graphic>
          </wp:inline>
        </w:drawing>
      </w:r>
    </w:p>
    <w:p w:rsidR="00612E05" w:rsidRPr="00612E05" w:rsidRDefault="00612E05" w:rsidP="00612E05">
      <w:pPr>
        <w:widowControl/>
        <w:shd w:val="clear" w:color="auto" w:fill="FFFFFF"/>
        <w:spacing w:line="206" w:lineRule="atLeast"/>
        <w:jc w:val="left"/>
        <w:rPr>
          <w:ins w:id="456" w:author="Unknown"/>
          <w:rFonts w:ascii="微软雅黑" w:eastAsia="微软雅黑" w:hAnsi="微软雅黑" w:cs="Arial" w:hint="eastAsia"/>
          <w:color w:val="999999"/>
          <w:kern w:val="0"/>
          <w:sz w:val="13"/>
          <w:szCs w:val="13"/>
        </w:rPr>
      </w:pPr>
      <w:ins w:id="457" w:author="Unknown">
        <w:r w:rsidRPr="00612E05">
          <w:rPr>
            <w:rFonts w:ascii="微软雅黑" w:eastAsia="微软雅黑" w:hAnsi="微软雅黑" w:cs="Arial"/>
            <w:color w:val="999999"/>
            <w:kern w:val="0"/>
            <w:sz w:val="13"/>
            <w:szCs w:val="13"/>
          </w:rPr>
          <w:fldChar w:fldCharType="begin"/>
        </w:r>
        <w:r w:rsidRPr="00612E05">
          <w:rPr>
            <w:rFonts w:ascii="微软雅黑" w:eastAsia="微软雅黑" w:hAnsi="微软雅黑" w:cs="Arial"/>
            <w:color w:val="999999"/>
            <w:kern w:val="0"/>
            <w:sz w:val="13"/>
            <w:szCs w:val="13"/>
          </w:rPr>
          <w:instrText xml:space="preserve"> HYPERLINK "https://me.csdn.net/qq_44651097" \t "_blank" </w:instrText>
        </w:r>
        <w:r w:rsidRPr="00612E05">
          <w:rPr>
            <w:rFonts w:ascii="微软雅黑" w:eastAsia="微软雅黑" w:hAnsi="微软雅黑" w:cs="Arial"/>
            <w:color w:val="999999"/>
            <w:kern w:val="0"/>
            <w:sz w:val="13"/>
            <w:szCs w:val="13"/>
          </w:rPr>
          <w:fldChar w:fldCharType="separate"/>
        </w:r>
        <w:r w:rsidRPr="00612E05">
          <w:rPr>
            <w:rFonts w:ascii="微软雅黑" w:eastAsia="微软雅黑" w:hAnsi="微软雅黑" w:cs="Arial" w:hint="eastAsia"/>
            <w:color w:val="555666"/>
            <w:kern w:val="0"/>
            <w:sz w:val="13"/>
            <w:u w:val="single"/>
          </w:rPr>
          <w:t>浩鸿</w:t>
        </w:r>
        <w:r w:rsidRPr="00612E05">
          <w:rPr>
            <w:rFonts w:ascii="微软雅黑" w:eastAsia="微软雅黑" w:hAnsi="微软雅黑" w:cs="Arial"/>
            <w:color w:val="999999"/>
            <w:kern w:val="0"/>
            <w:sz w:val="13"/>
            <w:szCs w:val="13"/>
          </w:rPr>
          <w:fldChar w:fldCharType="end"/>
        </w:r>
        <w:r w:rsidRPr="00612E05">
          <w:rPr>
            <w:rFonts w:ascii="微软雅黑" w:eastAsia="微软雅黑" w:hAnsi="微软雅黑" w:cs="Arial" w:hint="eastAsia"/>
            <w:b/>
            <w:bCs/>
            <w:color w:val="555666"/>
            <w:kern w:val="0"/>
            <w:sz w:val="13"/>
          </w:rPr>
          <w:t>:</w:t>
        </w:r>
        <w:r w:rsidRPr="00612E05">
          <w:rPr>
            <w:rFonts w:ascii="微软雅黑" w:eastAsia="微软雅黑" w:hAnsi="微软雅黑" w:cs="Arial" w:hint="eastAsia"/>
            <w:color w:val="222226"/>
            <w:kern w:val="0"/>
            <w:sz w:val="13"/>
          </w:rPr>
          <w:t>很详细，易懂。真的很不错</w:t>
        </w:r>
        <w:r w:rsidRPr="00612E05">
          <w:rPr>
            <w:rFonts w:ascii="微软雅黑" w:eastAsia="微软雅黑" w:hAnsi="微软雅黑" w:cs="Arial" w:hint="eastAsia"/>
            <w:color w:val="999AAA"/>
            <w:kern w:val="0"/>
            <w:sz w:val="11"/>
          </w:rPr>
          <w:t>9个月前</w:t>
        </w:r>
      </w:ins>
    </w:p>
    <w:p w:rsidR="00612E05" w:rsidRPr="00612E05" w:rsidRDefault="00612E05" w:rsidP="00612E05">
      <w:pPr>
        <w:widowControl/>
        <w:shd w:val="clear" w:color="auto" w:fill="FFFFFF"/>
        <w:spacing w:line="213" w:lineRule="atLeast"/>
        <w:jc w:val="left"/>
        <w:rPr>
          <w:ins w:id="458" w:author="Unknown"/>
          <w:rFonts w:ascii="微软雅黑" w:eastAsia="微软雅黑" w:hAnsi="微软雅黑" w:cs="Arial" w:hint="eastAsia"/>
          <w:color w:val="4D4D4D"/>
          <w:kern w:val="0"/>
          <w:sz w:val="13"/>
          <w:szCs w:val="13"/>
        </w:rPr>
      </w:pPr>
      <w:r>
        <w:rPr>
          <w:rFonts w:ascii="微软雅黑" w:eastAsia="微软雅黑" w:hAnsi="微软雅黑" w:cs="Arial"/>
          <w:noProof/>
          <w:color w:val="4D4D4D"/>
          <w:kern w:val="0"/>
          <w:sz w:val="13"/>
          <w:szCs w:val="13"/>
        </w:rPr>
        <w:drawing>
          <wp:inline distT="0" distB="0" distL="0" distR="0">
            <wp:extent cx="421640" cy="421640"/>
            <wp:effectExtent l="0" t="0" r="0" b="0"/>
            <wp:docPr id="115" name="图片 115" descr="https://blog.csdn.net/static_files/template/new_img/commentHeart.png?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blog.csdn.net/static_files/template/new_img/commentHeart.png?new"/>
                    <pic:cNvPicPr>
                      <a:picLocks noChangeAspect="1" noChangeArrowheads="1"/>
                    </pic:cNvPicPr>
                  </pic:nvPicPr>
                  <pic:blipFill>
                    <a:blip r:embed="rId130"/>
                    <a:srcRect/>
                    <a:stretch>
                      <a:fillRect/>
                    </a:stretch>
                  </pic:blipFill>
                  <pic:spPr bwMode="auto">
                    <a:xfrm>
                      <a:off x="0" y="0"/>
                      <a:ext cx="421640" cy="421640"/>
                    </a:xfrm>
                    <a:prstGeom prst="rect">
                      <a:avLst/>
                    </a:prstGeom>
                    <a:noFill/>
                    <a:ln w="9525">
                      <a:noFill/>
                      <a:miter lim="800000"/>
                      <a:headEnd/>
                      <a:tailEnd/>
                    </a:ln>
                  </pic:spPr>
                </pic:pic>
              </a:graphicData>
            </a:graphic>
          </wp:inline>
        </w:drawing>
      </w:r>
      <w:ins w:id="459" w:author="Unknown">
        <w:r w:rsidRPr="00612E05">
          <w:rPr>
            <w:rFonts w:ascii="微软雅黑" w:eastAsia="微软雅黑" w:hAnsi="微软雅黑" w:cs="Arial" w:hint="eastAsia"/>
            <w:color w:val="999AAA"/>
            <w:kern w:val="0"/>
            <w:sz w:val="13"/>
            <w:szCs w:val="13"/>
          </w:rPr>
          <w:t>1</w:t>
        </w:r>
      </w:ins>
    </w:p>
    <w:p w:rsidR="00612E05" w:rsidRPr="00612E05" w:rsidRDefault="00612E05" w:rsidP="00612E05">
      <w:pPr>
        <w:widowControl/>
        <w:spacing w:line="262" w:lineRule="atLeast"/>
        <w:jc w:val="center"/>
        <w:rPr>
          <w:ins w:id="460" w:author="Unknown"/>
          <w:rFonts w:ascii="Arial" w:eastAsia="宋体" w:hAnsi="Arial" w:cs="Arial" w:hint="eastAsia"/>
          <w:kern w:val="0"/>
          <w:sz w:val="11"/>
          <w:szCs w:val="11"/>
        </w:rPr>
      </w:pPr>
      <w:ins w:id="461" w:author="Unknown">
        <w:r w:rsidRPr="00612E05">
          <w:rPr>
            <w:rFonts w:ascii="微软雅黑" w:eastAsia="微软雅黑" w:hAnsi="微软雅黑" w:cs="Arial" w:hint="eastAsia"/>
            <w:kern w:val="0"/>
            <w:sz w:val="11"/>
            <w:szCs w:val="11"/>
          </w:rPr>
          <w:t>登录 查看 52 条热评</w:t>
        </w:r>
      </w:ins>
    </w:p>
    <w:p w:rsidR="00612E05" w:rsidRPr="00612E05" w:rsidRDefault="00612E05" w:rsidP="00612E05">
      <w:pPr>
        <w:widowControl/>
        <w:shd w:val="clear" w:color="auto" w:fill="FFFFFF"/>
        <w:spacing w:line="224" w:lineRule="atLeast"/>
        <w:jc w:val="left"/>
        <w:rPr>
          <w:ins w:id="462" w:author="Unknown"/>
          <w:rFonts w:ascii="微软雅黑" w:eastAsia="微软雅黑" w:hAnsi="微软雅黑" w:cs="Arial"/>
          <w:color w:val="5F6471"/>
          <w:kern w:val="0"/>
          <w:sz w:val="11"/>
          <w:szCs w:val="11"/>
        </w:rPr>
      </w:pPr>
      <w:ins w:id="463"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"https://blog.csdn.net/JavaAndroid730"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FynnJason的技术屋</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464"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16" name="图片 116"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465" w:author="Unknown">
        <w:r w:rsidRPr="00612E05">
          <w:rPr>
            <w:rFonts w:ascii="微软雅黑" w:eastAsia="微软雅黑" w:hAnsi="微软雅黑" w:cs="Arial" w:hint="eastAsia"/>
            <w:color w:val="999AAA"/>
            <w:kern w:val="0"/>
            <w:sz w:val="12"/>
          </w:rPr>
          <w:t> 14万+</w:t>
        </w:r>
      </w:ins>
    </w:p>
    <w:p w:rsidR="00612E05" w:rsidRPr="00612E05" w:rsidRDefault="00612E05" w:rsidP="00612E05">
      <w:pPr>
        <w:widowControl/>
        <w:shd w:val="clear" w:color="auto" w:fill="FFFFFF"/>
        <w:spacing w:line="213" w:lineRule="atLeast"/>
        <w:jc w:val="left"/>
        <w:rPr>
          <w:ins w:id="466" w:author="Unknown"/>
          <w:rFonts w:ascii="宋体" w:eastAsia="宋体" w:hAnsi="宋体" w:cs="宋体" w:hint="eastAsia"/>
          <w:color w:val="4F4F4F"/>
          <w:kern w:val="0"/>
          <w:sz w:val="13"/>
          <w:szCs w:val="13"/>
          <w:u w:val="single"/>
        </w:rPr>
      </w:pPr>
      <w:ins w:id="467"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"https://blog.csdn.net/JavaAndroid730/article/details/53522872" \o "</w:instrText>
        </w:r>
        <w:r w:rsidRPr="00612E05">
          <w:rPr>
            <w:rFonts w:ascii="Arial" w:eastAsia="宋体" w:hAnsi="Arial" w:cs="Arial" w:hint="eastAsia"/>
            <w:kern w:val="0"/>
            <w:sz w:val="13"/>
            <w:szCs w:val="13"/>
          </w:rPr>
          <w:instrText>入门级：</w:instrText>
        </w:r>
        <w:r w:rsidRPr="00612E05">
          <w:rPr>
            <w:rFonts w:ascii="Arial" w:eastAsia="宋体" w:hAnsi="Arial" w:cs="Arial" w:hint="eastAsia"/>
            <w:kern w:val="0"/>
            <w:sz w:val="13"/>
            <w:szCs w:val="13"/>
          </w:rPr>
          <w:instrText>GitHub</w:instrText>
        </w:r>
        <w:r w:rsidRPr="00612E05">
          <w:rPr>
            <w:rFonts w:ascii="Arial" w:eastAsia="宋体" w:hAnsi="Arial" w:cs="Arial" w:hint="eastAsia"/>
            <w:kern w:val="0"/>
            <w:sz w:val="13"/>
            <w:szCs w:val="13"/>
          </w:rPr>
          <w:instrText>和</w:instrText>
        </w:r>
        <w:r w:rsidRPr="00612E05">
          <w:rPr>
            <w:rFonts w:ascii="Arial" w:eastAsia="宋体" w:hAnsi="Arial" w:cs="Arial" w:hint="eastAsia"/>
            <w:kern w:val="0"/>
            <w:sz w:val="13"/>
            <w:szCs w:val="13"/>
          </w:rPr>
          <w:instrText>Git</w:instrText>
        </w:r>
        <w:r w:rsidRPr="00612E05">
          <w:rPr>
            <w:rFonts w:ascii="Arial" w:eastAsia="宋体" w:hAnsi="Arial" w:cs="Arial" w:hint="eastAsia"/>
            <w:kern w:val="0"/>
            <w:sz w:val="13"/>
            <w:szCs w:val="13"/>
          </w:rPr>
          <w:instrText>超超超详细使用教程！</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468" w:author="Unknown"/>
          <w:rFonts w:ascii="宋体" w:eastAsia="宋体" w:hAnsi="宋体" w:cs="宋体" w:hint="eastAsia"/>
          <w:color w:val="282B31"/>
          <w:kern w:val="0"/>
          <w:sz w:val="15"/>
          <w:szCs w:val="15"/>
        </w:rPr>
      </w:pPr>
      <w:ins w:id="469" w:author="Unknown">
        <w:r w:rsidRPr="00612E05">
          <w:rPr>
            <w:rFonts w:ascii="微软雅黑" w:eastAsia="微软雅黑" w:hAnsi="微软雅黑" w:cs="Arial" w:hint="eastAsia"/>
            <w:color w:val="282B31"/>
            <w:kern w:val="0"/>
            <w:sz w:val="15"/>
            <w:szCs w:val="15"/>
            <w:u w:val="single"/>
          </w:rPr>
          <w:t>入门级：</w:t>
        </w:r>
        <w:r w:rsidRPr="00612E05">
          <w:rPr>
            <w:rFonts w:ascii="微软雅黑" w:eastAsia="微软雅黑" w:hAnsi="微软雅黑" w:cs="Arial" w:hint="eastAsia"/>
            <w:color w:val="E33E33"/>
            <w:kern w:val="0"/>
            <w:sz w:val="15"/>
            <w:u w:val="single"/>
          </w:rPr>
          <w:t>GitHub</w:t>
        </w:r>
        <w:r w:rsidRPr="00612E05">
          <w:rPr>
            <w:rFonts w:ascii="微软雅黑" w:eastAsia="微软雅黑" w:hAnsi="微软雅黑" w:cs="Arial" w:hint="eastAsia"/>
            <w:color w:val="282B31"/>
            <w:kern w:val="0"/>
            <w:sz w:val="15"/>
            <w:szCs w:val="15"/>
            <w:u w:val="single"/>
          </w:rPr>
          <w:t>和</w:t>
        </w:r>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szCs w:val="15"/>
            <w:u w:val="single"/>
          </w:rPr>
          <w:t>超超超</w:t>
        </w:r>
        <w:r w:rsidRPr="00612E05">
          <w:rPr>
            <w:rFonts w:ascii="微软雅黑" w:eastAsia="微软雅黑" w:hAnsi="微软雅黑" w:cs="Arial" w:hint="eastAsia"/>
            <w:color w:val="E33E33"/>
            <w:kern w:val="0"/>
            <w:sz w:val="15"/>
            <w:u w:val="single"/>
          </w:rPr>
          <w:t>详细</w:t>
        </w:r>
        <w:r w:rsidRPr="00612E05">
          <w:rPr>
            <w:rFonts w:ascii="微软雅黑" w:eastAsia="微软雅黑" w:hAnsi="微软雅黑" w:cs="Arial" w:hint="eastAsia"/>
            <w:color w:val="282B31"/>
            <w:kern w:val="0"/>
            <w:sz w:val="15"/>
            <w:szCs w:val="15"/>
            <w:u w:val="single"/>
          </w:rPr>
          <w:t>使用</w:t>
        </w:r>
        <w:r w:rsidRPr="00612E05">
          <w:rPr>
            <w:rFonts w:ascii="微软雅黑" w:eastAsia="微软雅黑" w:hAnsi="微软雅黑" w:cs="Arial" w:hint="eastAsia"/>
            <w:color w:val="E33E33"/>
            <w:kern w:val="0"/>
            <w:sz w:val="15"/>
            <w:u w:val="single"/>
          </w:rPr>
          <w:t>教程</w:t>
        </w:r>
        <w:r w:rsidRPr="00612E05">
          <w:rPr>
            <w:rFonts w:ascii="微软雅黑" w:eastAsia="微软雅黑" w:hAnsi="微软雅黑" w:cs="Arial" w:hint="eastAsia"/>
            <w:color w:val="282B31"/>
            <w:kern w:val="0"/>
            <w:sz w:val="15"/>
            <w:szCs w:val="15"/>
            <w:u w:val="single"/>
          </w:rPr>
          <w:t>！</w:t>
        </w:r>
      </w:ins>
    </w:p>
    <w:p w:rsidR="00612E05" w:rsidRPr="00612E05" w:rsidRDefault="00612E05" w:rsidP="00612E05">
      <w:pPr>
        <w:widowControl/>
        <w:shd w:val="clear" w:color="auto" w:fill="FFFFFF"/>
        <w:spacing w:line="213" w:lineRule="atLeast"/>
        <w:jc w:val="left"/>
        <w:rPr>
          <w:ins w:id="470" w:author="Unknown"/>
          <w:rFonts w:ascii="Arial" w:eastAsia="宋体" w:hAnsi="Arial" w:cs="Arial" w:hint="eastAsia"/>
          <w:kern w:val="0"/>
          <w:sz w:val="13"/>
          <w:szCs w:val="13"/>
        </w:rPr>
      </w:pPr>
      <w:ins w:id="471"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472" w:author="Unknown"/>
          <w:rFonts w:ascii="Arial" w:eastAsia="宋体" w:hAnsi="Arial" w:cs="Arial"/>
          <w:kern w:val="0"/>
          <w:sz w:val="13"/>
          <w:szCs w:val="13"/>
        </w:rPr>
      </w:pPr>
      <w:ins w:id="473"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"https://blog.csdn.net/JavaAndroid730/article/details/53522872" \o "</w:instrText>
        </w:r>
        <w:r w:rsidRPr="00612E05">
          <w:rPr>
            <w:rFonts w:ascii="Arial" w:eastAsia="宋体" w:hAnsi="Arial" w:cs="Arial" w:hint="eastAsia"/>
            <w:kern w:val="0"/>
            <w:sz w:val="13"/>
            <w:szCs w:val="13"/>
          </w:rPr>
          <w:instrText>入门级：</w:instrText>
        </w:r>
        <w:r w:rsidRPr="00612E05">
          <w:rPr>
            <w:rFonts w:ascii="Arial" w:eastAsia="宋体" w:hAnsi="Arial" w:cs="Arial" w:hint="eastAsia"/>
            <w:kern w:val="0"/>
            <w:sz w:val="13"/>
            <w:szCs w:val="13"/>
          </w:rPr>
          <w:instrText>GitHub</w:instrText>
        </w:r>
        <w:r w:rsidRPr="00612E05">
          <w:rPr>
            <w:rFonts w:ascii="Arial" w:eastAsia="宋体" w:hAnsi="Arial" w:cs="Arial" w:hint="eastAsia"/>
            <w:kern w:val="0"/>
            <w:sz w:val="13"/>
            <w:szCs w:val="13"/>
          </w:rPr>
          <w:instrText>和</w:instrText>
        </w:r>
        <w:r w:rsidRPr="00612E05">
          <w:rPr>
            <w:rFonts w:ascii="Arial" w:eastAsia="宋体" w:hAnsi="Arial" w:cs="Arial" w:hint="eastAsia"/>
            <w:kern w:val="0"/>
            <w:sz w:val="13"/>
            <w:szCs w:val="13"/>
          </w:rPr>
          <w:instrText>Git</w:instrText>
        </w:r>
        <w:r w:rsidRPr="00612E05">
          <w:rPr>
            <w:rFonts w:ascii="Arial" w:eastAsia="宋体" w:hAnsi="Arial" w:cs="Arial" w:hint="eastAsia"/>
            <w:kern w:val="0"/>
            <w:sz w:val="13"/>
            <w:szCs w:val="13"/>
          </w:rPr>
          <w:instrText>超超超详细使用教程！</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GitHub和Git入门考虑到大家以前可能对版本控制工具和Linux命令行工具都不了解，我写了一个简单的博客来让大家学会入门使用方法。GitHub的简单使用第一步创建GitHub账号1.打开GitHu...</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474" w:author="Unknown"/>
          <w:rFonts w:ascii="微软雅黑" w:eastAsia="微软雅黑" w:hAnsi="微软雅黑" w:cs="Arial"/>
          <w:color w:val="5F6471"/>
          <w:kern w:val="0"/>
          <w:sz w:val="11"/>
          <w:szCs w:val="11"/>
        </w:rPr>
      </w:pPr>
      <w:ins w:id="475"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"https://blog.csdn.net/qq_15903671"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qifengsunny的博客</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476"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17" name="图片 117"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477" w:author="Unknown">
        <w:r w:rsidRPr="00612E05">
          <w:rPr>
            <w:rFonts w:ascii="微软雅黑" w:eastAsia="微软雅黑" w:hAnsi="微软雅黑" w:cs="Arial" w:hint="eastAsia"/>
            <w:color w:val="999AAA"/>
            <w:kern w:val="0"/>
            <w:sz w:val="12"/>
          </w:rPr>
          <w:t> 3228</w:t>
        </w:r>
      </w:ins>
    </w:p>
    <w:p w:rsidR="00612E05" w:rsidRPr="00612E05" w:rsidRDefault="00612E05" w:rsidP="00612E05">
      <w:pPr>
        <w:widowControl/>
        <w:shd w:val="clear" w:color="auto" w:fill="FFFFFF"/>
        <w:spacing w:line="213" w:lineRule="atLeast"/>
        <w:jc w:val="left"/>
        <w:rPr>
          <w:ins w:id="478" w:author="Unknown"/>
          <w:rFonts w:ascii="宋体" w:eastAsia="宋体" w:hAnsi="宋体" w:cs="宋体" w:hint="eastAsia"/>
          <w:color w:val="4F4F4F"/>
          <w:kern w:val="0"/>
          <w:sz w:val="13"/>
          <w:szCs w:val="13"/>
          <w:u w:val="single"/>
        </w:rPr>
      </w:pPr>
      <w:ins w:id="479"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"https://blog.csdn.net/qq_15903671/article/details/87967328" \o "</w:instrText>
        </w:r>
        <w:r w:rsidRPr="00612E05">
          <w:rPr>
            <w:rFonts w:ascii="Arial" w:eastAsia="宋体" w:hAnsi="Arial" w:cs="Arial" w:hint="eastAsia"/>
            <w:kern w:val="0"/>
            <w:sz w:val="13"/>
            <w:szCs w:val="13"/>
          </w:rPr>
          <w:instrText>软件工具——</w:instrText>
        </w:r>
        <w:r w:rsidRPr="00612E05">
          <w:rPr>
            <w:rFonts w:ascii="Arial" w:eastAsia="宋体" w:hAnsi="Arial" w:cs="Arial" w:hint="eastAsia"/>
            <w:kern w:val="0"/>
            <w:sz w:val="13"/>
            <w:szCs w:val="13"/>
          </w:rPr>
          <w:instrText>GitBash</w:instrText>
        </w:r>
        <w:r w:rsidRPr="00612E05">
          <w:rPr>
            <w:rFonts w:ascii="Arial" w:eastAsia="宋体" w:hAnsi="Arial" w:cs="Arial" w:hint="eastAsia"/>
            <w:kern w:val="0"/>
            <w:sz w:val="13"/>
            <w:szCs w:val="13"/>
          </w:rPr>
          <w:instrText>使用教程</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480" w:author="Unknown"/>
          <w:rFonts w:ascii="宋体" w:eastAsia="宋体" w:hAnsi="宋体" w:cs="宋体" w:hint="eastAsia"/>
          <w:color w:val="282B31"/>
          <w:kern w:val="0"/>
          <w:sz w:val="15"/>
          <w:szCs w:val="15"/>
        </w:rPr>
      </w:pPr>
      <w:ins w:id="481" w:author="Unknown">
        <w:r w:rsidRPr="00612E05">
          <w:rPr>
            <w:rFonts w:ascii="微软雅黑" w:eastAsia="微软雅黑" w:hAnsi="微软雅黑" w:cs="Arial" w:hint="eastAsia"/>
            <w:color w:val="282B31"/>
            <w:kern w:val="0"/>
            <w:sz w:val="15"/>
            <w:szCs w:val="15"/>
            <w:u w:val="single"/>
          </w:rPr>
          <w:t>软件工具——</w:t>
        </w:r>
        <w:r w:rsidRPr="00612E05">
          <w:rPr>
            <w:rFonts w:ascii="微软雅黑" w:eastAsia="微软雅黑" w:hAnsi="微软雅黑" w:cs="Arial" w:hint="eastAsia"/>
            <w:color w:val="E33E33"/>
            <w:kern w:val="0"/>
            <w:sz w:val="15"/>
            <w:u w:val="single"/>
          </w:rPr>
          <w:t>GitBash</w:t>
        </w:r>
        <w:r w:rsidRPr="00612E05">
          <w:rPr>
            <w:rFonts w:ascii="微软雅黑" w:eastAsia="微软雅黑" w:hAnsi="微软雅黑" w:cs="Arial" w:hint="eastAsia"/>
            <w:color w:val="282B31"/>
            <w:kern w:val="0"/>
            <w:sz w:val="15"/>
            <w:szCs w:val="15"/>
            <w:u w:val="single"/>
          </w:rPr>
          <w:t>使用</w:t>
        </w:r>
        <w:r w:rsidRPr="00612E05">
          <w:rPr>
            <w:rFonts w:ascii="微软雅黑" w:eastAsia="微软雅黑" w:hAnsi="微软雅黑" w:cs="Arial" w:hint="eastAsia"/>
            <w:color w:val="E33E33"/>
            <w:kern w:val="0"/>
            <w:sz w:val="15"/>
            <w:u w:val="single"/>
          </w:rPr>
          <w:t>教程</w:t>
        </w:r>
      </w:ins>
    </w:p>
    <w:p w:rsidR="00612E05" w:rsidRPr="00612E05" w:rsidRDefault="00612E05" w:rsidP="00612E05">
      <w:pPr>
        <w:widowControl/>
        <w:shd w:val="clear" w:color="auto" w:fill="FFFFFF"/>
        <w:spacing w:line="213" w:lineRule="atLeast"/>
        <w:jc w:val="left"/>
        <w:rPr>
          <w:ins w:id="482" w:author="Unknown"/>
          <w:rFonts w:ascii="Arial" w:eastAsia="宋体" w:hAnsi="Arial" w:cs="Arial" w:hint="eastAsia"/>
          <w:kern w:val="0"/>
          <w:sz w:val="13"/>
          <w:szCs w:val="13"/>
        </w:rPr>
      </w:pPr>
      <w:ins w:id="483"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484" w:author="Unknown"/>
          <w:rFonts w:ascii="Arial" w:eastAsia="宋体" w:hAnsi="Arial" w:cs="Arial"/>
          <w:kern w:val="0"/>
          <w:sz w:val="13"/>
          <w:szCs w:val="13"/>
        </w:rPr>
      </w:pPr>
      <w:ins w:id="485"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"https://blog.csdn.net/qq_15903671/article/details/87967328" \o "</w:instrText>
        </w:r>
        <w:r w:rsidRPr="00612E05">
          <w:rPr>
            <w:rFonts w:ascii="Arial" w:eastAsia="宋体" w:hAnsi="Arial" w:cs="Arial" w:hint="eastAsia"/>
            <w:kern w:val="0"/>
            <w:sz w:val="13"/>
            <w:szCs w:val="13"/>
          </w:rPr>
          <w:instrText>软件工具——</w:instrText>
        </w:r>
        <w:r w:rsidRPr="00612E05">
          <w:rPr>
            <w:rFonts w:ascii="Arial" w:eastAsia="宋体" w:hAnsi="Arial" w:cs="Arial" w:hint="eastAsia"/>
            <w:kern w:val="0"/>
            <w:sz w:val="13"/>
            <w:szCs w:val="13"/>
          </w:rPr>
          <w:instrText>GitBash</w:instrText>
        </w:r>
        <w:r w:rsidRPr="00612E05">
          <w:rPr>
            <w:rFonts w:ascii="Arial" w:eastAsia="宋体" w:hAnsi="Arial" w:cs="Arial" w:hint="eastAsia"/>
            <w:kern w:val="0"/>
            <w:sz w:val="13"/>
            <w:szCs w:val="13"/>
          </w:rPr>
          <w:instrText>使用教程</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公司使用GitLab作版本控制工具，开发使用git客户端链接到公司GitLab服务器进行代码和文档的提交和维护。Git客户端安装教程：https://blog.csdn.net/qq_15903671...</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rPr>
          <w:ins w:id="486" w:author="Unknown"/>
          <w:rFonts w:ascii="微软雅黑" w:eastAsia="微软雅黑" w:hAnsi="微软雅黑" w:cs="宋体"/>
          <w:color w:val="4F4F4F"/>
          <w:kern w:val="0"/>
          <w:sz w:val="24"/>
          <w:szCs w:val="24"/>
          <w:u w:val="single"/>
        </w:rPr>
      </w:pPr>
      <w:ins w:id="487"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HYPERLINK "https://blog.csdn.net/qq_36667170/article/details/79084166" \t "_blank"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488" w:author="Unknown"/>
          <w:rFonts w:ascii="宋体" w:eastAsia="宋体" w:hAnsi="宋体" w:cs="宋体" w:hint="eastAsia"/>
          <w:color w:val="282B31"/>
          <w:kern w:val="0"/>
          <w:sz w:val="15"/>
          <w:szCs w:val="15"/>
        </w:rPr>
      </w:pPr>
      <w:ins w:id="489" w:author="Unknown">
        <w:r w:rsidRPr="00612E05">
          <w:rPr>
            <w:rFonts w:ascii="微软雅黑" w:eastAsia="微软雅黑" w:hAnsi="微软雅黑" w:cs="Arial" w:hint="eastAsia"/>
            <w:color w:val="E33E33"/>
            <w:kern w:val="0"/>
            <w:sz w:val="15"/>
            <w:u w:val="single"/>
          </w:rPr>
          <w:t>GitHub教程</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282B31"/>
            <w:kern w:val="0"/>
            <w:sz w:val="15"/>
            <w:szCs w:val="15"/>
            <w:u w:val="single"/>
          </w:rPr>
          <w:t>学生认证——学生包申请 - Lolita-Sian - CSDN博客</w:t>
        </w:r>
      </w:ins>
    </w:p>
    <w:p w:rsidR="00612E05" w:rsidRPr="00612E05" w:rsidRDefault="00612E05" w:rsidP="00612E05">
      <w:pPr>
        <w:widowControl/>
        <w:shd w:val="clear" w:color="auto" w:fill="FFFFFF"/>
        <w:spacing w:line="224" w:lineRule="atLeast"/>
        <w:jc w:val="left"/>
        <w:rPr>
          <w:ins w:id="490" w:author="Unknown"/>
          <w:rFonts w:ascii="微软雅黑" w:eastAsia="微软雅黑" w:hAnsi="微软雅黑" w:cs="Arial" w:hint="eastAsia"/>
          <w:color w:val="5F6471"/>
          <w:kern w:val="0"/>
          <w:sz w:val="11"/>
          <w:szCs w:val="11"/>
          <w:u w:val="single"/>
        </w:rPr>
      </w:pPr>
      <w:ins w:id="491" w:author="Unknown">
        <w:r w:rsidRPr="00612E05">
          <w:rPr>
            <w:rFonts w:ascii="微软雅黑" w:eastAsia="微软雅黑" w:hAnsi="微软雅黑" w:cs="Arial" w:hint="eastAsia"/>
            <w:color w:val="999AAA"/>
            <w:kern w:val="0"/>
            <w:sz w:val="11"/>
            <w:u w:val="single"/>
          </w:rPr>
          <w:t>12-5</w:t>
        </w:r>
      </w:ins>
    </w:p>
    <w:p w:rsidR="00612E05" w:rsidRPr="00612E05" w:rsidRDefault="00612E05" w:rsidP="00612E05">
      <w:pPr>
        <w:widowControl/>
        <w:shd w:val="clear" w:color="auto" w:fill="FFFFFF"/>
        <w:spacing w:line="213" w:lineRule="atLeast"/>
        <w:jc w:val="left"/>
        <w:rPr>
          <w:ins w:id="492" w:author="Unknown"/>
          <w:rFonts w:ascii="微软雅黑" w:eastAsia="微软雅黑" w:hAnsi="微软雅黑" w:cs="Arial" w:hint="eastAsia"/>
          <w:color w:val="999AAA"/>
          <w:kern w:val="0"/>
          <w:sz w:val="13"/>
          <w:szCs w:val="13"/>
          <w:u w:val="single"/>
        </w:rPr>
      </w:pPr>
      <w:ins w:id="493" w:author="Unknown">
        <w:r w:rsidRPr="00612E05">
          <w:rPr>
            <w:rFonts w:ascii="微软雅黑" w:eastAsia="微软雅黑" w:hAnsi="微软雅黑" w:cs="Arial" w:hint="eastAsia"/>
            <w:color w:val="999AAA"/>
            <w:kern w:val="0"/>
            <w:sz w:val="13"/>
            <w:szCs w:val="13"/>
            <w:u w:val="single"/>
          </w:rPr>
          <w:t>博文 来自:</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i/>
            <w:iCs/>
            <w:color w:val="999AAA"/>
            <w:kern w:val="0"/>
            <w:sz w:val="13"/>
            <w:u w:val="single"/>
          </w:rPr>
          <w:t>Lolita</w:t>
        </w:r>
        <w:r w:rsidRPr="00612E05">
          <w:rPr>
            <w:rFonts w:ascii="微软雅黑" w:eastAsia="微软雅黑" w:hAnsi="微软雅黑" w:cs="Arial" w:hint="eastAsia"/>
            <w:color w:val="999AAA"/>
            <w:kern w:val="0"/>
            <w:sz w:val="13"/>
            <w:szCs w:val="13"/>
            <w:u w:val="single"/>
          </w:rPr>
          <w:t>-</w:t>
        </w:r>
        <w:r w:rsidRPr="00612E05">
          <w:rPr>
            <w:rFonts w:ascii="微软雅黑" w:eastAsia="微软雅黑" w:hAnsi="微软雅黑" w:cs="Arial" w:hint="eastAsia"/>
            <w:i/>
            <w:iCs/>
            <w:color w:val="999AAA"/>
            <w:kern w:val="0"/>
            <w:sz w:val="13"/>
            <w:u w:val="single"/>
          </w:rPr>
          <w:t>Sian</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color w:val="999AAA"/>
            <w:kern w:val="0"/>
            <w:sz w:val="13"/>
            <w:szCs w:val="13"/>
            <w:u w:val="single"/>
          </w:rPr>
          <w:t>GitHub学生包的介绍与申请 阅读数 5027 1.Github学生...</w:t>
        </w:r>
        <w:r w:rsidRPr="00612E05">
          <w:rPr>
            <w:rFonts w:ascii="微软雅黑" w:eastAsia="微软雅黑" w:hAnsi="微软雅黑" w:cs="Arial" w:hint="eastAsia"/>
            <w:i/>
            <w:iCs/>
            <w:color w:val="999AAA"/>
            <w:kern w:val="0"/>
            <w:sz w:val="13"/>
            <w:u w:val="single"/>
          </w:rPr>
          <w:t>GitHub教程</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i/>
            <w:iCs/>
            <w:color w:val="999AAA"/>
            <w:kern w:val="0"/>
            <w:sz w:val="13"/>
            <w:u w:val="single"/>
          </w:rPr>
          <w:t>Git</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i/>
            <w:iCs/>
            <w:color w:val="999AAA"/>
            <w:kern w:val="0"/>
            <w:sz w:val="13"/>
            <w:u w:val="single"/>
          </w:rPr>
          <w:t>Bash详细教程</w:t>
        </w:r>
        <w:r w:rsidRPr="00612E05">
          <w:rPr>
            <w:rFonts w:ascii="微软雅黑" w:eastAsia="微软雅黑" w:hAnsi="微软雅黑" w:cs="Arial" w:hint="eastAsia"/>
            <w:color w:val="999AAA"/>
            <w:kern w:val="0"/>
            <w:sz w:val="13"/>
            <w:szCs w:val="13"/>
            <w:u w:val="single"/>
          </w:rPr>
          <w:t>(上) 阅读数 2万+ 作为一个萌新,我翻遍了网...</w:t>
        </w:r>
      </w:ins>
    </w:p>
    <w:p w:rsidR="00612E05" w:rsidRPr="00612E05" w:rsidRDefault="00612E05" w:rsidP="00612E05">
      <w:pPr>
        <w:widowControl/>
        <w:shd w:val="clear" w:color="auto" w:fill="FFFFFF"/>
        <w:spacing w:line="213" w:lineRule="atLeast"/>
        <w:jc w:val="left"/>
        <w:rPr>
          <w:ins w:id="494" w:author="Unknown"/>
          <w:rFonts w:ascii="Arial" w:eastAsia="宋体" w:hAnsi="Arial" w:cs="Arial" w:hint="eastAsia"/>
          <w:kern w:val="0"/>
          <w:sz w:val="13"/>
          <w:szCs w:val="13"/>
        </w:rPr>
      </w:pPr>
      <w:ins w:id="495"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rPr>
          <w:ins w:id="496" w:author="Unknown"/>
          <w:rFonts w:ascii="微软雅黑" w:eastAsia="微软雅黑" w:hAnsi="微软雅黑" w:cs="宋体"/>
          <w:color w:val="4F4F4F"/>
          <w:kern w:val="0"/>
          <w:sz w:val="24"/>
          <w:szCs w:val="24"/>
          <w:u w:val="single"/>
        </w:rPr>
      </w:pPr>
      <w:ins w:id="497" w:author="Unknown">
        <w:r w:rsidRPr="00612E05">
          <w:rPr>
            <w:rFonts w:ascii="Arial" w:eastAsia="宋体" w:hAnsi="Arial" w:cs="Arial"/>
            <w:kern w:val="0"/>
            <w:sz w:val="13"/>
            <w:szCs w:val="13"/>
          </w:rPr>
          <w:lastRenderedPageBreak/>
          <w:fldChar w:fldCharType="begin"/>
        </w:r>
        <w:r w:rsidRPr="00612E05">
          <w:rPr>
            <w:rFonts w:ascii="Arial" w:eastAsia="宋体" w:hAnsi="Arial" w:cs="Arial"/>
            <w:kern w:val="0"/>
            <w:sz w:val="13"/>
            <w:szCs w:val="13"/>
          </w:rPr>
          <w:instrText xml:space="preserve"> HYPERLINK "https://blog.csdn.net/qq_36667170/article/details/79079750" \t "_blank"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498" w:author="Unknown"/>
          <w:rFonts w:ascii="宋体" w:eastAsia="宋体" w:hAnsi="宋体" w:cs="宋体" w:hint="eastAsia"/>
          <w:color w:val="282B31"/>
          <w:kern w:val="0"/>
          <w:sz w:val="15"/>
          <w:szCs w:val="15"/>
        </w:rPr>
      </w:pPr>
      <w:ins w:id="499" w:author="Unknown">
        <w:r w:rsidRPr="00612E05">
          <w:rPr>
            <w:rFonts w:ascii="微软雅黑" w:eastAsia="微软雅黑" w:hAnsi="微软雅黑" w:cs="Arial" w:hint="eastAsia"/>
            <w:color w:val="E33E33"/>
            <w:kern w:val="0"/>
            <w:sz w:val="15"/>
            <w:u w:val="single"/>
          </w:rPr>
          <w:t>GitHub教程</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282B31"/>
            <w:kern w:val="0"/>
            <w:sz w:val="15"/>
            <w:szCs w:val="15"/>
            <w:u w:val="single"/>
          </w:rPr>
          <w:t>仓库的创建、同步、删除_LolitaSian-CSDN博客</w:t>
        </w:r>
      </w:ins>
    </w:p>
    <w:p w:rsidR="00612E05" w:rsidRPr="00612E05" w:rsidRDefault="00612E05" w:rsidP="00612E05">
      <w:pPr>
        <w:widowControl/>
        <w:shd w:val="clear" w:color="auto" w:fill="FFFFFF"/>
        <w:spacing w:line="224" w:lineRule="atLeast"/>
        <w:jc w:val="left"/>
        <w:rPr>
          <w:ins w:id="500" w:author="Unknown"/>
          <w:rFonts w:ascii="微软雅黑" w:eastAsia="微软雅黑" w:hAnsi="微软雅黑" w:cs="Arial" w:hint="eastAsia"/>
          <w:color w:val="5F6471"/>
          <w:kern w:val="0"/>
          <w:sz w:val="11"/>
          <w:szCs w:val="11"/>
          <w:u w:val="single"/>
        </w:rPr>
      </w:pPr>
      <w:ins w:id="501" w:author="Unknown">
        <w:r w:rsidRPr="00612E05">
          <w:rPr>
            <w:rFonts w:ascii="微软雅黑" w:eastAsia="微软雅黑" w:hAnsi="微软雅黑" w:cs="Arial" w:hint="eastAsia"/>
            <w:color w:val="999AAA"/>
            <w:kern w:val="0"/>
            <w:sz w:val="11"/>
            <w:u w:val="single"/>
          </w:rPr>
          <w:t>12-31</w:t>
        </w:r>
      </w:ins>
    </w:p>
    <w:p w:rsidR="00612E05" w:rsidRPr="00612E05" w:rsidRDefault="00612E05" w:rsidP="00612E05">
      <w:pPr>
        <w:widowControl/>
        <w:shd w:val="clear" w:color="auto" w:fill="FFFFFF"/>
        <w:spacing w:line="213" w:lineRule="atLeast"/>
        <w:jc w:val="left"/>
        <w:rPr>
          <w:ins w:id="502" w:author="Unknown"/>
          <w:rFonts w:ascii="微软雅黑" w:eastAsia="微软雅黑" w:hAnsi="微软雅黑" w:cs="Arial" w:hint="eastAsia"/>
          <w:color w:val="999AAA"/>
          <w:kern w:val="0"/>
          <w:sz w:val="13"/>
          <w:szCs w:val="13"/>
          <w:u w:val="single"/>
        </w:rPr>
      </w:pPr>
      <w:ins w:id="503" w:author="Unknown">
        <w:r w:rsidRPr="00612E05">
          <w:rPr>
            <w:rFonts w:ascii="微软雅黑" w:eastAsia="微软雅黑" w:hAnsi="微软雅黑" w:cs="Arial" w:hint="eastAsia"/>
            <w:color w:val="999AAA"/>
            <w:kern w:val="0"/>
            <w:sz w:val="13"/>
            <w:szCs w:val="13"/>
            <w:u w:val="single"/>
          </w:rPr>
          <w:t>博文 来自: AdminGuan的</w:t>
        </w:r>
        <w:r w:rsidRPr="00612E05">
          <w:rPr>
            <w:rFonts w:ascii="微软雅黑" w:eastAsia="微软雅黑" w:hAnsi="微软雅黑" w:cs="Arial" w:hint="eastAsia"/>
            <w:i/>
            <w:iCs/>
            <w:color w:val="999AAA"/>
            <w:kern w:val="0"/>
            <w:sz w:val="13"/>
            <w:u w:val="single"/>
          </w:rPr>
          <w:t>博客</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i/>
            <w:iCs/>
            <w:color w:val="999AAA"/>
            <w:kern w:val="0"/>
            <w:sz w:val="13"/>
            <w:u w:val="single"/>
          </w:rPr>
          <w:t>GitHub教程</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i/>
            <w:iCs/>
            <w:color w:val="999AAA"/>
            <w:kern w:val="0"/>
            <w:sz w:val="13"/>
            <w:u w:val="single"/>
          </w:rPr>
          <w:t>Git</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i/>
            <w:iCs/>
            <w:color w:val="999AAA"/>
            <w:kern w:val="0"/>
            <w:sz w:val="13"/>
            <w:u w:val="single"/>
          </w:rPr>
          <w:t>Bash详细教程</w:t>
        </w:r>
        <w:r w:rsidRPr="00612E05">
          <w:rPr>
            <w:rFonts w:ascii="微软雅黑" w:eastAsia="微软雅黑" w:hAnsi="微软雅黑" w:cs="Arial" w:hint="eastAsia"/>
            <w:color w:val="999AAA"/>
            <w:kern w:val="0"/>
            <w:sz w:val="13"/>
            <w:szCs w:val="13"/>
            <w:u w:val="single"/>
          </w:rPr>
          <w:t>(上) 阅读数 2万+...博文 来自:</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i/>
            <w:iCs/>
            <w:color w:val="999AAA"/>
            <w:kern w:val="0"/>
            <w:sz w:val="13"/>
            <w:u w:val="single"/>
          </w:rPr>
          <w:t>LolitaSian</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color w:val="999AAA"/>
            <w:kern w:val="0"/>
            <w:sz w:val="13"/>
            <w:szCs w:val="13"/>
            <w:u w:val="single"/>
          </w:rPr>
          <w:t>github仓库与原始仓库同步的两种方法 阅读数 3680 githu...</w:t>
        </w:r>
      </w:ins>
    </w:p>
    <w:p w:rsidR="00612E05" w:rsidRPr="00612E05" w:rsidRDefault="00612E05" w:rsidP="00612E05">
      <w:pPr>
        <w:widowControl/>
        <w:shd w:val="clear" w:color="auto" w:fill="FFFFFF"/>
        <w:spacing w:line="213" w:lineRule="atLeast"/>
        <w:jc w:val="left"/>
        <w:rPr>
          <w:ins w:id="504" w:author="Unknown"/>
          <w:rFonts w:ascii="Arial" w:eastAsia="宋体" w:hAnsi="Arial" w:cs="Arial" w:hint="eastAsia"/>
          <w:kern w:val="0"/>
          <w:sz w:val="13"/>
          <w:szCs w:val="13"/>
        </w:rPr>
      </w:pPr>
      <w:ins w:id="505"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506" w:author="Unknown"/>
          <w:rFonts w:ascii="微软雅黑" w:eastAsia="微软雅黑" w:hAnsi="微软雅黑" w:cs="Arial"/>
          <w:color w:val="5F6471"/>
          <w:kern w:val="0"/>
          <w:sz w:val="11"/>
          <w:szCs w:val="11"/>
        </w:rPr>
      </w:pPr>
      <w:ins w:id="507"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"https://blog.csdn.net/KevinDGK"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一路向东</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508"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18" name="图片 118"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509" w:author="Unknown">
        <w:r w:rsidRPr="00612E05">
          <w:rPr>
            <w:rFonts w:ascii="微软雅黑" w:eastAsia="微软雅黑" w:hAnsi="微软雅黑" w:cs="Arial" w:hint="eastAsia"/>
            <w:color w:val="999AAA"/>
            <w:kern w:val="0"/>
            <w:sz w:val="12"/>
          </w:rPr>
          <w:t> 8万+</w:t>
        </w:r>
      </w:ins>
    </w:p>
    <w:p w:rsidR="00612E05" w:rsidRPr="00612E05" w:rsidRDefault="00612E05" w:rsidP="00612E05">
      <w:pPr>
        <w:widowControl/>
        <w:shd w:val="clear" w:color="auto" w:fill="FFFFFF"/>
        <w:spacing w:line="213" w:lineRule="atLeast"/>
        <w:jc w:val="left"/>
        <w:rPr>
          <w:ins w:id="510" w:author="Unknown"/>
          <w:rFonts w:ascii="宋体" w:eastAsia="宋体" w:hAnsi="宋体" w:cs="宋体" w:hint="eastAsia"/>
          <w:color w:val="4F4F4F"/>
          <w:kern w:val="0"/>
          <w:sz w:val="13"/>
          <w:szCs w:val="13"/>
          <w:u w:val="single"/>
        </w:rPr>
      </w:pPr>
      <w:ins w:id="511"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"https://blog.csdn.net/KevinDGK/article/details/51606925" \o "Git</w:instrText>
        </w:r>
        <w:r w:rsidRPr="00612E05">
          <w:rPr>
            <w:rFonts w:ascii="Arial" w:eastAsia="宋体" w:hAnsi="Arial" w:cs="Arial" w:hint="eastAsia"/>
            <w:kern w:val="0"/>
            <w:sz w:val="13"/>
            <w:szCs w:val="13"/>
          </w:rPr>
          <w:instrText>使用总结</w:instrText>
        </w:r>
        <w:r w:rsidRPr="00612E05">
          <w:rPr>
            <w:rFonts w:ascii="Arial" w:eastAsia="宋体" w:hAnsi="Arial" w:cs="Arial" w:hint="eastAsia"/>
            <w:kern w:val="0"/>
            <w:sz w:val="13"/>
            <w:szCs w:val="13"/>
          </w:rPr>
          <w:instrText>(</w:instrText>
        </w:r>
        <w:r w:rsidRPr="00612E05">
          <w:rPr>
            <w:rFonts w:ascii="Arial" w:eastAsia="宋体" w:hAnsi="Arial" w:cs="Arial" w:hint="eastAsia"/>
            <w:kern w:val="0"/>
            <w:sz w:val="13"/>
            <w:szCs w:val="13"/>
          </w:rPr>
          <w:instrText>包含</w:instrText>
        </w:r>
        <w:r w:rsidRPr="00612E05">
          <w:rPr>
            <w:rFonts w:ascii="Arial" w:eastAsia="宋体" w:hAnsi="Arial" w:cs="Arial" w:hint="eastAsia"/>
            <w:kern w:val="0"/>
            <w:sz w:val="13"/>
            <w:szCs w:val="13"/>
          </w:rPr>
          <w:instrText>Git Bash</w:instrText>
        </w:r>
        <w:r w:rsidRPr="00612E05">
          <w:rPr>
            <w:rFonts w:ascii="Arial" w:eastAsia="宋体" w:hAnsi="Arial" w:cs="Arial" w:hint="eastAsia"/>
            <w:kern w:val="0"/>
            <w:sz w:val="13"/>
            <w:szCs w:val="13"/>
          </w:rPr>
          <w:instrText>和</w:instrText>
        </w:r>
        <w:r w:rsidRPr="00612E05">
          <w:rPr>
            <w:rFonts w:ascii="Arial" w:eastAsia="宋体" w:hAnsi="Arial" w:cs="Arial" w:hint="eastAsia"/>
            <w:kern w:val="0"/>
            <w:sz w:val="13"/>
            <w:szCs w:val="13"/>
          </w:rPr>
          <w:instrText>Git GUI</w:instrText>
        </w:r>
        <w:r w:rsidRPr="00612E05">
          <w:rPr>
            <w:rFonts w:ascii="Arial" w:eastAsia="宋体" w:hAnsi="Arial" w:cs="Arial" w:hint="eastAsia"/>
            <w:kern w:val="0"/>
            <w:sz w:val="13"/>
            <w:szCs w:val="13"/>
          </w:rPr>
          <w:instrText>的使用</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512" w:author="Unknown"/>
          <w:rFonts w:ascii="宋体" w:eastAsia="宋体" w:hAnsi="宋体" w:cs="宋体" w:hint="eastAsia"/>
          <w:color w:val="282B31"/>
          <w:kern w:val="0"/>
          <w:sz w:val="15"/>
          <w:szCs w:val="15"/>
        </w:rPr>
      </w:pPr>
      <w:ins w:id="513" w:author="Unknown">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szCs w:val="15"/>
            <w:u w:val="single"/>
          </w:rPr>
          <w:t>使用总结(包含</w:t>
        </w:r>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E33E33"/>
            <w:kern w:val="0"/>
            <w:sz w:val="15"/>
            <w:u w:val="single"/>
          </w:rPr>
          <w:t>Bash</w:t>
        </w:r>
        <w:r w:rsidRPr="00612E05">
          <w:rPr>
            <w:rFonts w:ascii="微软雅黑" w:eastAsia="微软雅黑" w:hAnsi="微软雅黑" w:cs="Arial" w:hint="eastAsia"/>
            <w:color w:val="282B31"/>
            <w:kern w:val="0"/>
            <w:sz w:val="15"/>
            <w:szCs w:val="15"/>
            <w:u w:val="single"/>
          </w:rPr>
          <w:t>和</w:t>
        </w:r>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282B31"/>
            <w:kern w:val="0"/>
            <w:sz w:val="15"/>
            <w:szCs w:val="15"/>
            <w:u w:val="single"/>
          </w:rPr>
          <w:t>GUI的使用)</w:t>
        </w:r>
      </w:ins>
    </w:p>
    <w:p w:rsidR="00612E05" w:rsidRPr="00612E05" w:rsidRDefault="00612E05" w:rsidP="00612E05">
      <w:pPr>
        <w:widowControl/>
        <w:shd w:val="clear" w:color="auto" w:fill="FFFFFF"/>
        <w:spacing w:line="213" w:lineRule="atLeast"/>
        <w:jc w:val="left"/>
        <w:rPr>
          <w:ins w:id="514" w:author="Unknown"/>
          <w:rFonts w:ascii="Arial" w:eastAsia="宋体" w:hAnsi="Arial" w:cs="Arial" w:hint="eastAsia"/>
          <w:kern w:val="0"/>
          <w:sz w:val="13"/>
          <w:szCs w:val="13"/>
        </w:rPr>
      </w:pPr>
      <w:ins w:id="515"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516" w:author="Unknown"/>
          <w:rFonts w:ascii="Arial" w:eastAsia="宋体" w:hAnsi="Arial" w:cs="Arial"/>
          <w:kern w:val="0"/>
          <w:sz w:val="13"/>
          <w:szCs w:val="13"/>
        </w:rPr>
      </w:pPr>
      <w:ins w:id="517"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"https://blog.csdn.net/KevinDGK/article/details/51606925" \o "Git</w:instrText>
        </w:r>
        <w:r w:rsidRPr="00612E05">
          <w:rPr>
            <w:rFonts w:ascii="Arial" w:eastAsia="宋体" w:hAnsi="Arial" w:cs="Arial" w:hint="eastAsia"/>
            <w:kern w:val="0"/>
            <w:sz w:val="13"/>
            <w:szCs w:val="13"/>
          </w:rPr>
          <w:instrText>使用总结</w:instrText>
        </w:r>
        <w:r w:rsidRPr="00612E05">
          <w:rPr>
            <w:rFonts w:ascii="Arial" w:eastAsia="宋体" w:hAnsi="Arial" w:cs="Arial" w:hint="eastAsia"/>
            <w:kern w:val="0"/>
            <w:sz w:val="13"/>
            <w:szCs w:val="13"/>
          </w:rPr>
          <w:instrText>(</w:instrText>
        </w:r>
        <w:r w:rsidRPr="00612E05">
          <w:rPr>
            <w:rFonts w:ascii="Arial" w:eastAsia="宋体" w:hAnsi="Arial" w:cs="Arial" w:hint="eastAsia"/>
            <w:kern w:val="0"/>
            <w:sz w:val="13"/>
            <w:szCs w:val="13"/>
          </w:rPr>
          <w:instrText>包含</w:instrText>
        </w:r>
        <w:r w:rsidRPr="00612E05">
          <w:rPr>
            <w:rFonts w:ascii="Arial" w:eastAsia="宋体" w:hAnsi="Arial" w:cs="Arial" w:hint="eastAsia"/>
            <w:kern w:val="0"/>
            <w:sz w:val="13"/>
            <w:szCs w:val="13"/>
          </w:rPr>
          <w:instrText>Git Bash</w:instrText>
        </w:r>
        <w:r w:rsidRPr="00612E05">
          <w:rPr>
            <w:rFonts w:ascii="Arial" w:eastAsia="宋体" w:hAnsi="Arial" w:cs="Arial" w:hint="eastAsia"/>
            <w:kern w:val="0"/>
            <w:sz w:val="13"/>
            <w:szCs w:val="13"/>
          </w:rPr>
          <w:instrText>和</w:instrText>
        </w:r>
        <w:r w:rsidRPr="00612E05">
          <w:rPr>
            <w:rFonts w:ascii="Arial" w:eastAsia="宋体" w:hAnsi="Arial" w:cs="Arial" w:hint="eastAsia"/>
            <w:kern w:val="0"/>
            <w:sz w:val="13"/>
            <w:szCs w:val="13"/>
          </w:rPr>
          <w:instrText>Git GUI</w:instrText>
        </w:r>
        <w:r w:rsidRPr="00612E05">
          <w:rPr>
            <w:rFonts w:ascii="Arial" w:eastAsia="宋体" w:hAnsi="Arial" w:cs="Arial" w:hint="eastAsia"/>
            <w:kern w:val="0"/>
            <w:sz w:val="13"/>
            <w:szCs w:val="13"/>
          </w:rPr>
          <w:instrText>的使用</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Git总结简介说明：下列文本性内容部分来自廖雪峰的网站，一部分来自公司实战，一部分来自官方网站版权声明：本文为原创文章，未经允许不得转载博客地址：http://blog.csdn.net/kevind...</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518" w:author="Unknown"/>
          <w:rFonts w:ascii="微软雅黑" w:eastAsia="微软雅黑" w:hAnsi="微软雅黑" w:cs="Arial"/>
          <w:color w:val="5F6471"/>
          <w:kern w:val="0"/>
          <w:sz w:val="11"/>
          <w:szCs w:val="11"/>
        </w:rPr>
      </w:pPr>
      <w:ins w:id="519"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"https://blog.csdn.net/weixin_30663391"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weixin_30663391的博客</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520"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19" name="图片 119"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521" w:author="Unknown">
        <w:r w:rsidRPr="00612E05">
          <w:rPr>
            <w:rFonts w:ascii="微软雅黑" w:eastAsia="微软雅黑" w:hAnsi="微软雅黑" w:cs="Arial" w:hint="eastAsia"/>
            <w:color w:val="999AAA"/>
            <w:kern w:val="0"/>
            <w:sz w:val="12"/>
          </w:rPr>
          <w:t> 3724</w:t>
        </w:r>
      </w:ins>
    </w:p>
    <w:p w:rsidR="00612E05" w:rsidRPr="00612E05" w:rsidRDefault="00612E05" w:rsidP="00612E05">
      <w:pPr>
        <w:widowControl/>
        <w:shd w:val="clear" w:color="auto" w:fill="FFFFFF"/>
        <w:spacing w:line="213" w:lineRule="atLeast"/>
        <w:jc w:val="left"/>
        <w:rPr>
          <w:ins w:id="522" w:author="Unknown"/>
          <w:rFonts w:ascii="宋体" w:eastAsia="宋体" w:hAnsi="宋体" w:cs="宋体" w:hint="eastAsia"/>
          <w:color w:val="4F4F4F"/>
          <w:kern w:val="0"/>
          <w:sz w:val="13"/>
          <w:szCs w:val="13"/>
          <w:u w:val="single"/>
        </w:rPr>
      </w:pPr>
      <w:ins w:id="523"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"https://blog.csdn.net/weixin_30663391/article/details/97852039" \o "Git</w:instrText>
        </w:r>
        <w:r w:rsidRPr="00612E05">
          <w:rPr>
            <w:rFonts w:ascii="Arial" w:eastAsia="宋体" w:hAnsi="Arial" w:cs="Arial" w:hint="eastAsia"/>
            <w:kern w:val="0"/>
            <w:sz w:val="13"/>
            <w:szCs w:val="13"/>
          </w:rPr>
          <w:instrText>使用详细教程</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524" w:author="Unknown"/>
          <w:rFonts w:ascii="宋体" w:eastAsia="宋体" w:hAnsi="宋体" w:cs="宋体" w:hint="eastAsia"/>
          <w:color w:val="282B31"/>
          <w:kern w:val="0"/>
          <w:sz w:val="15"/>
          <w:szCs w:val="15"/>
        </w:rPr>
      </w:pPr>
      <w:ins w:id="525" w:author="Unknown">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szCs w:val="15"/>
            <w:u w:val="single"/>
          </w:rPr>
          <w:t>使用</w:t>
        </w:r>
        <w:r w:rsidRPr="00612E05">
          <w:rPr>
            <w:rFonts w:ascii="微软雅黑" w:eastAsia="微软雅黑" w:hAnsi="微软雅黑" w:cs="Arial" w:hint="eastAsia"/>
            <w:color w:val="E33E33"/>
            <w:kern w:val="0"/>
            <w:sz w:val="15"/>
            <w:u w:val="single"/>
          </w:rPr>
          <w:t>详细教程</w:t>
        </w:r>
      </w:ins>
    </w:p>
    <w:p w:rsidR="00612E05" w:rsidRPr="00612E05" w:rsidRDefault="00612E05" w:rsidP="00612E05">
      <w:pPr>
        <w:widowControl/>
        <w:shd w:val="clear" w:color="auto" w:fill="FFFFFF"/>
        <w:spacing w:line="213" w:lineRule="atLeast"/>
        <w:jc w:val="left"/>
        <w:rPr>
          <w:ins w:id="526" w:author="Unknown"/>
          <w:rFonts w:ascii="Arial" w:eastAsia="宋体" w:hAnsi="Arial" w:cs="Arial" w:hint="eastAsia"/>
          <w:kern w:val="0"/>
          <w:sz w:val="13"/>
          <w:szCs w:val="13"/>
        </w:rPr>
      </w:pPr>
      <w:ins w:id="527"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528" w:author="Unknown"/>
          <w:rFonts w:ascii="Arial" w:eastAsia="宋体" w:hAnsi="Arial" w:cs="Arial"/>
          <w:kern w:val="0"/>
          <w:sz w:val="13"/>
          <w:szCs w:val="13"/>
        </w:rPr>
      </w:pPr>
      <w:ins w:id="529"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"https://blog.csdn.net/weixin_30663391/article/details/97852039" \o "Git</w:instrText>
        </w:r>
        <w:r w:rsidRPr="00612E05">
          <w:rPr>
            <w:rFonts w:ascii="Arial" w:eastAsia="宋体" w:hAnsi="Arial" w:cs="Arial" w:hint="eastAsia"/>
            <w:kern w:val="0"/>
            <w:sz w:val="13"/>
            <w:szCs w:val="13"/>
          </w:rPr>
          <w:instrText>使用详细教程</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 xml:space="preserve">　一：Git是什么？　　Git是目前世界上最先进的分布式版本控制系统。　　二：SVN与Git的最主要的区别？　　SVN是集中式版本控制系统，版本库是集中放在中央服务器的，而干活的时候，用的都是自己的电...</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rPr>
          <w:ins w:id="530" w:author="Unknown"/>
          <w:rFonts w:ascii="微软雅黑" w:eastAsia="微软雅黑" w:hAnsi="微软雅黑" w:cs="宋体"/>
          <w:color w:val="4F4F4F"/>
          <w:kern w:val="0"/>
          <w:sz w:val="24"/>
          <w:szCs w:val="24"/>
          <w:u w:val="single"/>
        </w:rPr>
      </w:pPr>
      <w:ins w:id="531"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HYPERLINK "https://blog.csdn.net/qq_36667170/article/details/79067306" \t "_blank"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532" w:author="Unknown"/>
          <w:rFonts w:ascii="宋体" w:eastAsia="宋体" w:hAnsi="宋体" w:cs="宋体" w:hint="eastAsia"/>
          <w:color w:val="282B31"/>
          <w:kern w:val="0"/>
          <w:sz w:val="15"/>
          <w:szCs w:val="15"/>
        </w:rPr>
      </w:pPr>
      <w:ins w:id="533" w:author="Unknown">
        <w:r w:rsidRPr="00612E05">
          <w:rPr>
            <w:rFonts w:ascii="微软雅黑" w:eastAsia="微软雅黑" w:hAnsi="微软雅黑" w:cs="Arial" w:hint="eastAsia"/>
            <w:color w:val="E33E33"/>
            <w:kern w:val="0"/>
            <w:sz w:val="15"/>
            <w:u w:val="single"/>
          </w:rPr>
          <w:t>GitHub教程</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282B31"/>
            <w:kern w:val="0"/>
            <w:sz w:val="15"/>
            <w:szCs w:val="15"/>
            <w:u w:val="single"/>
          </w:rPr>
          <w:t>如何修改</w:t>
        </w:r>
        <w:r w:rsidRPr="00612E05">
          <w:rPr>
            <w:rFonts w:ascii="微软雅黑" w:eastAsia="微软雅黑" w:hAnsi="微软雅黑" w:cs="Arial" w:hint="eastAsia"/>
            <w:color w:val="E33E33"/>
            <w:kern w:val="0"/>
            <w:sz w:val="15"/>
            <w:u w:val="single"/>
          </w:rPr>
          <w:t>Github</w:t>
        </w:r>
        <w:r w:rsidRPr="00612E05">
          <w:rPr>
            <w:rFonts w:ascii="微软雅黑" w:eastAsia="微软雅黑" w:hAnsi="微软雅黑" w:cs="Arial" w:hint="eastAsia"/>
            <w:color w:val="282B31"/>
            <w:kern w:val="0"/>
            <w:sz w:val="15"/>
            <w:szCs w:val="15"/>
            <w:u w:val="single"/>
          </w:rPr>
          <w:t>用户名_开发工具_LolitaSian-CSDN博客</w:t>
        </w:r>
      </w:ins>
    </w:p>
    <w:p w:rsidR="00612E05" w:rsidRPr="00612E05" w:rsidRDefault="00612E05" w:rsidP="00612E05">
      <w:pPr>
        <w:widowControl/>
        <w:shd w:val="clear" w:color="auto" w:fill="FFFFFF"/>
        <w:spacing w:line="224" w:lineRule="atLeast"/>
        <w:jc w:val="left"/>
        <w:rPr>
          <w:ins w:id="534" w:author="Unknown"/>
          <w:rFonts w:ascii="微软雅黑" w:eastAsia="微软雅黑" w:hAnsi="微软雅黑" w:cs="Arial" w:hint="eastAsia"/>
          <w:color w:val="5F6471"/>
          <w:kern w:val="0"/>
          <w:sz w:val="11"/>
          <w:szCs w:val="11"/>
          <w:u w:val="single"/>
        </w:rPr>
      </w:pPr>
      <w:ins w:id="535" w:author="Unknown">
        <w:r w:rsidRPr="00612E05">
          <w:rPr>
            <w:rFonts w:ascii="微软雅黑" w:eastAsia="微软雅黑" w:hAnsi="微软雅黑" w:cs="Arial" w:hint="eastAsia"/>
            <w:color w:val="999AAA"/>
            <w:kern w:val="0"/>
            <w:sz w:val="11"/>
            <w:u w:val="single"/>
          </w:rPr>
          <w:t>4-25</w:t>
        </w:r>
      </w:ins>
    </w:p>
    <w:p w:rsidR="00612E05" w:rsidRPr="00612E05" w:rsidRDefault="00612E05" w:rsidP="00612E05">
      <w:pPr>
        <w:widowControl/>
        <w:shd w:val="clear" w:color="auto" w:fill="FFFFFF"/>
        <w:spacing w:line="213" w:lineRule="atLeast"/>
        <w:jc w:val="left"/>
        <w:rPr>
          <w:ins w:id="536" w:author="Unknown"/>
          <w:rFonts w:ascii="微软雅黑" w:eastAsia="微软雅黑" w:hAnsi="微软雅黑" w:cs="Arial" w:hint="eastAsia"/>
          <w:color w:val="999AAA"/>
          <w:kern w:val="0"/>
          <w:sz w:val="13"/>
          <w:szCs w:val="13"/>
          <w:u w:val="single"/>
        </w:rPr>
      </w:pPr>
      <w:ins w:id="537" w:author="Unknown">
        <w:r w:rsidRPr="00612E05">
          <w:rPr>
            <w:rFonts w:ascii="微软雅黑" w:eastAsia="微软雅黑" w:hAnsi="微软雅黑" w:cs="Arial" w:hint="eastAsia"/>
            <w:color w:val="999AAA"/>
            <w:kern w:val="0"/>
            <w:sz w:val="13"/>
            <w:szCs w:val="13"/>
            <w:u w:val="single"/>
          </w:rPr>
          <w:t>可以加上有意义的数字.本文中假设用户名为chuaaqi</w:t>
        </w:r>
        <w:r w:rsidRPr="00612E05">
          <w:rPr>
            <w:rFonts w:ascii="微软雅黑" w:eastAsia="微软雅黑" w:hAnsi="微软雅黑" w:cs="Arial" w:hint="eastAsia"/>
            <w:i/>
            <w:iCs/>
            <w:color w:val="999AAA"/>
            <w:kern w:val="0"/>
            <w:sz w:val="13"/>
            <w:u w:val="single"/>
          </w:rPr>
          <w:t>CSDN</w:t>
        </w:r>
        <w:r w:rsidRPr="00612E05">
          <w:rPr>
            <w:rFonts w:ascii="微软雅黑" w:eastAsia="微软雅黑" w:hAnsi="微软雅黑" w:cs="Arial" w:hint="eastAsia"/>
            <w:color w:val="999AAA"/>
            <w:kern w:val="0"/>
            <w:sz w:val="13"/>
            <w:szCs w:val="13"/>
            <w:u w:val="single"/>
          </w:rPr>
          <w:t>(我的博客名的全拼)一、...</w:t>
        </w:r>
        <w:r w:rsidRPr="00612E05">
          <w:rPr>
            <w:rFonts w:ascii="微软雅黑" w:eastAsia="微软雅黑" w:hAnsi="微软雅黑" w:cs="Arial" w:hint="eastAsia"/>
            <w:i/>
            <w:iCs/>
            <w:color w:val="999AAA"/>
            <w:kern w:val="0"/>
            <w:sz w:val="13"/>
            <w:u w:val="single"/>
          </w:rPr>
          <w:t>GitHub教程</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i/>
            <w:iCs/>
            <w:color w:val="999AAA"/>
            <w:kern w:val="0"/>
            <w:sz w:val="13"/>
            <w:u w:val="single"/>
          </w:rPr>
          <w:t>Git</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i/>
            <w:iCs/>
            <w:color w:val="999AAA"/>
            <w:kern w:val="0"/>
            <w:sz w:val="13"/>
            <w:u w:val="single"/>
          </w:rPr>
          <w:t>Bash详细教程</w:t>
        </w:r>
        <w:r w:rsidRPr="00612E05">
          <w:rPr>
            <w:rFonts w:ascii="微软雅黑" w:eastAsia="微软雅黑" w:hAnsi="微软雅黑" w:cs="Arial" w:hint="eastAsia"/>
            <w:color w:val="999AAA"/>
            <w:kern w:val="0"/>
            <w:sz w:val="13"/>
            <w:szCs w:val="13"/>
            <w:u w:val="single"/>
          </w:rPr>
          <w:t>阅读数 30636 最新评论 JetBrains 学生认证教程(....</w:t>
        </w:r>
      </w:ins>
    </w:p>
    <w:p w:rsidR="00612E05" w:rsidRPr="00612E05" w:rsidRDefault="00612E05" w:rsidP="00612E05">
      <w:pPr>
        <w:widowControl/>
        <w:shd w:val="clear" w:color="auto" w:fill="FFFFFF"/>
        <w:spacing w:line="213" w:lineRule="atLeast"/>
        <w:jc w:val="left"/>
        <w:rPr>
          <w:ins w:id="538" w:author="Unknown"/>
          <w:rFonts w:ascii="Arial" w:eastAsia="宋体" w:hAnsi="Arial" w:cs="Arial" w:hint="eastAsia"/>
          <w:kern w:val="0"/>
          <w:sz w:val="13"/>
          <w:szCs w:val="13"/>
        </w:rPr>
      </w:pPr>
      <w:ins w:id="539"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rPr>
          <w:ins w:id="540" w:author="Unknown"/>
          <w:rFonts w:ascii="微软雅黑" w:eastAsia="微软雅黑" w:hAnsi="微软雅黑" w:cs="宋体"/>
          <w:color w:val="4F4F4F"/>
          <w:kern w:val="0"/>
          <w:sz w:val="24"/>
          <w:szCs w:val="24"/>
          <w:u w:val="single"/>
        </w:rPr>
      </w:pPr>
      <w:ins w:id="541"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HYPERLINK "https://blog.csdn.net/qq_36667170/article/details/105789610" \t "_blank"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542" w:author="Unknown"/>
          <w:rFonts w:ascii="宋体" w:eastAsia="宋体" w:hAnsi="宋体" w:cs="宋体" w:hint="eastAsia"/>
          <w:color w:val="282B31"/>
          <w:kern w:val="0"/>
          <w:sz w:val="15"/>
          <w:szCs w:val="15"/>
        </w:rPr>
      </w:pPr>
      <w:ins w:id="543" w:author="Unknown">
        <w:r w:rsidRPr="00612E05">
          <w:rPr>
            <w:rFonts w:ascii="微软雅黑" w:eastAsia="微软雅黑" w:hAnsi="微软雅黑" w:cs="Arial" w:hint="eastAsia"/>
            <w:color w:val="282B31"/>
            <w:kern w:val="0"/>
            <w:sz w:val="15"/>
            <w:szCs w:val="15"/>
            <w:u w:val="single"/>
          </w:rPr>
          <w:t>hexo +</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E33E33"/>
            <w:kern w:val="0"/>
            <w:sz w:val="15"/>
            <w:u w:val="single"/>
          </w:rPr>
          <w:t>github</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282B31"/>
            <w:kern w:val="0"/>
            <w:sz w:val="15"/>
            <w:szCs w:val="15"/>
            <w:u w:val="single"/>
          </w:rPr>
          <w:t>搭建博客</w:t>
        </w:r>
        <w:r w:rsidRPr="00612E05">
          <w:rPr>
            <w:rFonts w:ascii="微软雅黑" w:eastAsia="微软雅黑" w:hAnsi="微软雅黑" w:cs="Arial" w:hint="eastAsia"/>
            <w:color w:val="E33E33"/>
            <w:kern w:val="0"/>
            <w:sz w:val="15"/>
            <w:u w:val="single"/>
          </w:rPr>
          <w:t>详细教程</w:t>
        </w:r>
        <w:r w:rsidRPr="00612E05">
          <w:rPr>
            <w:rFonts w:ascii="微软雅黑" w:eastAsia="微软雅黑" w:hAnsi="微软雅黑" w:cs="Arial" w:hint="eastAsia"/>
            <w:color w:val="282B31"/>
            <w:kern w:val="0"/>
            <w:sz w:val="15"/>
            <w:szCs w:val="15"/>
            <w:u w:val="single"/>
          </w:rPr>
          <w:t>_LolitaSian-CSDN博客</w:t>
        </w:r>
      </w:ins>
    </w:p>
    <w:p w:rsidR="00612E05" w:rsidRPr="00612E05" w:rsidRDefault="00612E05" w:rsidP="00612E05">
      <w:pPr>
        <w:widowControl/>
        <w:shd w:val="clear" w:color="auto" w:fill="FFFFFF"/>
        <w:spacing w:line="224" w:lineRule="atLeast"/>
        <w:jc w:val="left"/>
        <w:rPr>
          <w:ins w:id="544" w:author="Unknown"/>
          <w:rFonts w:ascii="微软雅黑" w:eastAsia="微软雅黑" w:hAnsi="微软雅黑" w:cs="Arial" w:hint="eastAsia"/>
          <w:color w:val="5F6471"/>
          <w:kern w:val="0"/>
          <w:sz w:val="11"/>
          <w:szCs w:val="11"/>
          <w:u w:val="single"/>
        </w:rPr>
      </w:pPr>
      <w:ins w:id="545" w:author="Unknown">
        <w:r w:rsidRPr="00612E05">
          <w:rPr>
            <w:rFonts w:ascii="微软雅黑" w:eastAsia="微软雅黑" w:hAnsi="微软雅黑" w:cs="Arial" w:hint="eastAsia"/>
            <w:color w:val="999AAA"/>
            <w:kern w:val="0"/>
            <w:sz w:val="11"/>
            <w:u w:val="single"/>
          </w:rPr>
          <w:t>4-27</w:t>
        </w:r>
      </w:ins>
    </w:p>
    <w:p w:rsidR="00612E05" w:rsidRPr="00612E05" w:rsidRDefault="00612E05" w:rsidP="00612E05">
      <w:pPr>
        <w:widowControl/>
        <w:shd w:val="clear" w:color="auto" w:fill="FFFFFF"/>
        <w:spacing w:line="213" w:lineRule="atLeast"/>
        <w:jc w:val="left"/>
        <w:rPr>
          <w:ins w:id="546" w:author="Unknown"/>
          <w:rFonts w:ascii="微软雅黑" w:eastAsia="微软雅黑" w:hAnsi="微软雅黑" w:cs="Arial" w:hint="eastAsia"/>
          <w:color w:val="999AAA"/>
          <w:kern w:val="0"/>
          <w:sz w:val="13"/>
          <w:szCs w:val="13"/>
          <w:u w:val="single"/>
        </w:rPr>
      </w:pPr>
      <w:ins w:id="547" w:author="Unknown">
        <w:r w:rsidRPr="00612E05">
          <w:rPr>
            <w:rFonts w:ascii="微软雅黑" w:eastAsia="微软雅黑" w:hAnsi="微软雅黑" w:cs="Arial" w:hint="eastAsia"/>
            <w:color w:val="999AAA"/>
            <w:kern w:val="0"/>
            <w:sz w:val="13"/>
            <w:szCs w:val="13"/>
            <w:u w:val="single"/>
          </w:rPr>
          <w:t>网上有太多hexo +</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i/>
            <w:iCs/>
            <w:color w:val="999AAA"/>
            <w:kern w:val="0"/>
            <w:sz w:val="13"/>
            <w:u w:val="single"/>
          </w:rPr>
          <w:t>github</w:t>
        </w:r>
        <w:r w:rsidRPr="00612E05">
          <w:rPr>
            <w:rFonts w:ascii="微软雅黑" w:eastAsia="微软雅黑" w:hAnsi="微软雅黑" w:cs="Arial" w:hint="eastAsia"/>
            <w:color w:val="999AAA"/>
            <w:kern w:val="0"/>
            <w:sz w:val="13"/>
            <w:szCs w:val="13"/>
            <w:u w:val="single"/>
          </w:rPr>
          <w:t>的教程了,但是我跟着人家的教程,漏洞百出,一堆bug。所以我决定自己搞了。 这篇文章默认你已经具备:已经安装了</w:t>
        </w:r>
        <w:r w:rsidRPr="00612E05">
          <w:rPr>
            <w:rFonts w:ascii="微软雅黑" w:eastAsia="微软雅黑" w:hAnsi="微软雅黑" w:cs="Arial" w:hint="eastAsia"/>
            <w:i/>
            <w:iCs/>
            <w:color w:val="999AAA"/>
            <w:kern w:val="0"/>
            <w:sz w:val="13"/>
            <w:u w:val="single"/>
          </w:rPr>
          <w:t>gitbash</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color w:val="999AAA"/>
            <w:kern w:val="0"/>
            <w:sz w:val="13"/>
            <w:szCs w:val="13"/>
            <w:u w:val="single"/>
          </w:rPr>
          <w:t>会使用</w:t>
        </w:r>
        <w:r w:rsidRPr="00612E05">
          <w:rPr>
            <w:rFonts w:ascii="微软雅黑" w:eastAsia="微软雅黑" w:hAnsi="微软雅黑" w:cs="Arial" w:hint="eastAsia"/>
            <w:i/>
            <w:iCs/>
            <w:color w:val="999AAA"/>
            <w:kern w:val="0"/>
            <w:sz w:val="13"/>
            <w:u w:val="single"/>
          </w:rPr>
          <w:t>git</w:t>
        </w:r>
        <w:r w:rsidRPr="00612E05">
          <w:rPr>
            <w:rFonts w:ascii="微软雅黑" w:eastAsia="微软雅黑" w:hAnsi="微软雅黑" w:cs="Arial" w:hint="eastAsia"/>
            <w:color w:val="999AAA"/>
            <w:kern w:val="0"/>
            <w:sz w:val="13"/>
            <w:szCs w:val="13"/>
            <w:u w:val="single"/>
          </w:rPr>
          <w:t>bas ...</w:t>
        </w:r>
      </w:ins>
    </w:p>
    <w:p w:rsidR="00612E05" w:rsidRPr="00612E05" w:rsidRDefault="00612E05" w:rsidP="00612E05">
      <w:pPr>
        <w:widowControl/>
        <w:shd w:val="clear" w:color="auto" w:fill="FFFFFF"/>
        <w:spacing w:line="213" w:lineRule="atLeast"/>
        <w:jc w:val="left"/>
        <w:rPr>
          <w:ins w:id="548" w:author="Unknown"/>
          <w:rFonts w:ascii="Arial" w:eastAsia="宋体" w:hAnsi="Arial" w:cs="Arial" w:hint="eastAsia"/>
          <w:kern w:val="0"/>
          <w:sz w:val="13"/>
          <w:szCs w:val="13"/>
        </w:rPr>
      </w:pPr>
      <w:ins w:id="549"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rPr>
          <w:ins w:id="550" w:author="Unknown"/>
          <w:rFonts w:ascii="Arial" w:eastAsia="宋体" w:hAnsi="Arial" w:cs="Arial"/>
          <w:kern w:val="0"/>
          <w:sz w:val="13"/>
          <w:szCs w:val="13"/>
        </w:rPr>
      </w:pPr>
      <w:ins w:id="551"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INCLUDEPICTURE "https://blog.csdn.net/qq_36667170/article/details/79085301" \* MERGEFORMATINET </w:instrText>
        </w:r>
      </w:ins>
      <w:r w:rsidRPr="00612E05">
        <w:rPr>
          <w:rFonts w:ascii="Arial" w:eastAsia="宋体" w:hAnsi="Arial" w:cs="Arial"/>
          <w:kern w:val="0"/>
          <w:sz w:val="13"/>
          <w:szCs w:val="13"/>
        </w:rPr>
        <w:fldChar w:fldCharType="separate"/>
      </w:r>
      <w:r w:rsidRPr="00612E05">
        <w:rPr>
          <w:rFonts w:ascii="Arial" w:eastAsia="宋体" w:hAnsi="Arial" w:cs="Arial"/>
          <w:kern w:val="0"/>
          <w:sz w:val="13"/>
          <w:szCs w:val="13"/>
        </w:rPr>
        <w:pict>
          <v:shape id="_x0000_i1144" type="#_x0000_t75" alt="" style="width:23.85pt;height:23.85pt"/>
        </w:pict>
      </w:r>
      <w:ins w:id="552"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553" w:author="Unknown"/>
          <w:rFonts w:ascii="微软雅黑" w:eastAsia="微软雅黑" w:hAnsi="微软雅黑" w:cs="Arial"/>
          <w:color w:val="5F6471"/>
          <w:kern w:val="0"/>
          <w:sz w:val="11"/>
          <w:szCs w:val="11"/>
        </w:rPr>
      </w:pPr>
      <w:ins w:id="554"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"https://blog.csdn.net/weixin_42130892"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weixin_42130892的博客</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555"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21" name="图片 121"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556" w:author="Unknown">
        <w:r w:rsidRPr="00612E05">
          <w:rPr>
            <w:rFonts w:ascii="微软雅黑" w:eastAsia="微软雅黑" w:hAnsi="微软雅黑" w:cs="Arial" w:hint="eastAsia"/>
            <w:color w:val="999AAA"/>
            <w:kern w:val="0"/>
            <w:sz w:val="12"/>
          </w:rPr>
          <w:t> 2305</w:t>
        </w:r>
      </w:ins>
    </w:p>
    <w:p w:rsidR="00612E05" w:rsidRPr="00612E05" w:rsidRDefault="00612E05" w:rsidP="00612E05">
      <w:pPr>
        <w:widowControl/>
        <w:shd w:val="clear" w:color="auto" w:fill="FFFFFF"/>
        <w:spacing w:line="213" w:lineRule="atLeast"/>
        <w:jc w:val="left"/>
        <w:rPr>
          <w:ins w:id="557" w:author="Unknown"/>
          <w:rFonts w:ascii="宋体" w:eastAsia="宋体" w:hAnsi="宋体" w:cs="宋体" w:hint="eastAsia"/>
          <w:color w:val="4F4F4F"/>
          <w:kern w:val="0"/>
          <w:sz w:val="13"/>
          <w:szCs w:val="13"/>
          <w:u w:val="single"/>
        </w:rPr>
      </w:pPr>
      <w:ins w:id="558"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"https://blog.csdn.net/weixin_42130892/article/details/81198987" \o "GitBash</w:instrText>
        </w:r>
        <w:r w:rsidRPr="00612E05">
          <w:rPr>
            <w:rFonts w:ascii="Arial" w:eastAsia="宋体" w:hAnsi="Arial" w:cs="Arial" w:hint="eastAsia"/>
            <w:kern w:val="0"/>
            <w:sz w:val="13"/>
            <w:szCs w:val="13"/>
          </w:rPr>
          <w:instrText>常用命令</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559" w:author="Unknown"/>
          <w:rFonts w:ascii="宋体" w:eastAsia="宋体" w:hAnsi="宋体" w:cs="宋体" w:hint="eastAsia"/>
          <w:color w:val="282B31"/>
          <w:kern w:val="0"/>
          <w:sz w:val="15"/>
          <w:szCs w:val="15"/>
        </w:rPr>
      </w:pPr>
      <w:ins w:id="560" w:author="Unknown">
        <w:r w:rsidRPr="00612E05">
          <w:rPr>
            <w:rFonts w:ascii="微软雅黑" w:eastAsia="微软雅黑" w:hAnsi="微软雅黑" w:cs="Arial" w:hint="eastAsia"/>
            <w:color w:val="E33E33"/>
            <w:kern w:val="0"/>
            <w:sz w:val="15"/>
            <w:u w:val="single"/>
          </w:rPr>
          <w:t>GitBash</w:t>
        </w:r>
        <w:r w:rsidRPr="00612E05">
          <w:rPr>
            <w:rFonts w:ascii="微软雅黑" w:eastAsia="微软雅黑" w:hAnsi="微软雅黑" w:cs="Arial" w:hint="eastAsia"/>
            <w:color w:val="282B31"/>
            <w:kern w:val="0"/>
            <w:sz w:val="15"/>
            <w:szCs w:val="15"/>
            <w:u w:val="single"/>
          </w:rPr>
          <w:t>常用命令</w:t>
        </w:r>
      </w:ins>
    </w:p>
    <w:p w:rsidR="00612E05" w:rsidRPr="00612E05" w:rsidRDefault="00612E05" w:rsidP="00612E05">
      <w:pPr>
        <w:widowControl/>
        <w:shd w:val="clear" w:color="auto" w:fill="FFFFFF"/>
        <w:spacing w:line="213" w:lineRule="atLeast"/>
        <w:jc w:val="left"/>
        <w:rPr>
          <w:ins w:id="561" w:author="Unknown"/>
          <w:rFonts w:ascii="Arial" w:eastAsia="宋体" w:hAnsi="Arial" w:cs="Arial" w:hint="eastAsia"/>
          <w:kern w:val="0"/>
          <w:sz w:val="13"/>
          <w:szCs w:val="13"/>
        </w:rPr>
      </w:pPr>
      <w:ins w:id="562" w:author="Unknown">
        <w:r w:rsidRPr="00612E05">
          <w:rPr>
            <w:rFonts w:ascii="Arial" w:eastAsia="宋体" w:hAnsi="Arial" w:cs="Arial"/>
            <w:kern w:val="0"/>
            <w:sz w:val="13"/>
            <w:szCs w:val="13"/>
          </w:rPr>
          <w:lastRenderedPageBreak/>
          <w:fldChar w:fldCharType="end"/>
        </w:r>
      </w:ins>
    </w:p>
    <w:p w:rsidR="00612E05" w:rsidRPr="00612E05" w:rsidRDefault="00612E05" w:rsidP="00612E05">
      <w:pPr>
        <w:widowControl/>
        <w:shd w:val="clear" w:color="auto" w:fill="FFFFFF"/>
        <w:spacing w:line="213" w:lineRule="atLeast"/>
        <w:jc w:val="left"/>
        <w:textAlignment w:val="bottom"/>
        <w:rPr>
          <w:ins w:id="563" w:author="Unknown"/>
          <w:rFonts w:ascii="Arial" w:eastAsia="宋体" w:hAnsi="Arial" w:cs="Arial"/>
          <w:kern w:val="0"/>
          <w:sz w:val="13"/>
          <w:szCs w:val="13"/>
        </w:rPr>
      </w:pPr>
      <w:ins w:id="564"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"https://blog.csdn.net/weixin_42130892/article/details/81198987" \o "GitBash</w:instrText>
        </w:r>
        <w:r w:rsidRPr="00612E05">
          <w:rPr>
            <w:rFonts w:ascii="Arial" w:eastAsia="宋体" w:hAnsi="Arial" w:cs="Arial" w:hint="eastAsia"/>
            <w:kern w:val="0"/>
            <w:sz w:val="13"/>
            <w:szCs w:val="13"/>
          </w:rPr>
          <w:instrText>常用命令</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GitBash-GitHub- Git CMD： 　　Git CMD：Git中的Bash是基于CMD的，在CMD的基础上增添一些新的命令与功能。- Git GUI： 　　其次就是Git GUI，Git...</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rPr>
          <w:ins w:id="565" w:author="Unknown"/>
          <w:rFonts w:ascii="微软雅黑" w:eastAsia="微软雅黑" w:hAnsi="微软雅黑" w:cs="宋体"/>
          <w:color w:val="4F4F4F"/>
          <w:kern w:val="0"/>
          <w:sz w:val="24"/>
          <w:szCs w:val="24"/>
          <w:u w:val="single"/>
        </w:rPr>
      </w:pPr>
      <w:ins w:id="566"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HYPERLINK "https://blog.csdn.net/weixin_43668325/article/details/102786198" \t "_blank"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567" w:author="Unknown"/>
          <w:rFonts w:ascii="宋体" w:eastAsia="宋体" w:hAnsi="宋体" w:cs="宋体" w:hint="eastAsia"/>
          <w:color w:val="282B31"/>
          <w:kern w:val="0"/>
          <w:sz w:val="15"/>
          <w:szCs w:val="15"/>
        </w:rPr>
      </w:pPr>
      <w:ins w:id="568" w:author="Unknown">
        <w:r w:rsidRPr="00612E05">
          <w:rPr>
            <w:rFonts w:ascii="微软雅黑" w:eastAsia="微软雅黑" w:hAnsi="微软雅黑" w:cs="Arial" w:hint="eastAsia"/>
            <w:color w:val="E33E33"/>
            <w:kern w:val="0"/>
            <w:sz w:val="15"/>
            <w:u w:val="single"/>
          </w:rPr>
          <w:t>GitHub教程</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E33E33"/>
            <w:kern w:val="0"/>
            <w:sz w:val="15"/>
            <w:u w:val="single"/>
          </w:rPr>
          <w:t>Bash详细教程</w:t>
        </w:r>
        <w:r w:rsidRPr="00612E05">
          <w:rPr>
            <w:rFonts w:ascii="微软雅黑" w:eastAsia="微软雅黑" w:hAnsi="微软雅黑" w:cs="Arial" w:hint="eastAsia"/>
            <w:color w:val="282B31"/>
            <w:kern w:val="0"/>
            <w:sz w:val="15"/>
            <w:szCs w:val="15"/>
            <w:u w:val="single"/>
          </w:rPr>
          <w:t>_我不是坏人的博客-CSDN博客</w:t>
        </w:r>
      </w:ins>
    </w:p>
    <w:p w:rsidR="00612E05" w:rsidRPr="00612E05" w:rsidRDefault="00612E05" w:rsidP="00612E05">
      <w:pPr>
        <w:widowControl/>
        <w:shd w:val="clear" w:color="auto" w:fill="FFFFFF"/>
        <w:spacing w:line="224" w:lineRule="atLeast"/>
        <w:jc w:val="left"/>
        <w:rPr>
          <w:ins w:id="569" w:author="Unknown"/>
          <w:rFonts w:ascii="微软雅黑" w:eastAsia="微软雅黑" w:hAnsi="微软雅黑" w:cs="Arial" w:hint="eastAsia"/>
          <w:color w:val="5F6471"/>
          <w:kern w:val="0"/>
          <w:sz w:val="11"/>
          <w:szCs w:val="11"/>
          <w:u w:val="single"/>
        </w:rPr>
      </w:pPr>
      <w:ins w:id="570" w:author="Unknown">
        <w:r w:rsidRPr="00612E05">
          <w:rPr>
            <w:rFonts w:ascii="微软雅黑" w:eastAsia="微软雅黑" w:hAnsi="微软雅黑" w:cs="Arial" w:hint="eastAsia"/>
            <w:color w:val="999AAA"/>
            <w:kern w:val="0"/>
            <w:sz w:val="11"/>
            <w:u w:val="single"/>
          </w:rPr>
          <w:t>4-11</w:t>
        </w:r>
      </w:ins>
    </w:p>
    <w:p w:rsidR="00612E05" w:rsidRPr="00612E05" w:rsidRDefault="00612E05" w:rsidP="00612E05">
      <w:pPr>
        <w:widowControl/>
        <w:shd w:val="clear" w:color="auto" w:fill="FFFFFF"/>
        <w:spacing w:line="213" w:lineRule="atLeast"/>
        <w:jc w:val="left"/>
        <w:rPr>
          <w:ins w:id="571" w:author="Unknown"/>
          <w:rFonts w:ascii="微软雅黑" w:eastAsia="微软雅黑" w:hAnsi="微软雅黑" w:cs="Arial" w:hint="eastAsia"/>
          <w:color w:val="999AAA"/>
          <w:kern w:val="0"/>
          <w:sz w:val="13"/>
          <w:szCs w:val="13"/>
          <w:u w:val="single"/>
        </w:rPr>
      </w:pPr>
      <w:ins w:id="572" w:author="Unknown">
        <w:r w:rsidRPr="00612E05">
          <w:rPr>
            <w:rFonts w:ascii="微软雅黑" w:eastAsia="微软雅黑" w:hAnsi="微软雅黑" w:cs="Arial" w:hint="eastAsia"/>
            <w:color w:val="999AAA"/>
            <w:kern w:val="0"/>
            <w:sz w:val="13"/>
            <w:szCs w:val="13"/>
            <w:u w:val="single"/>
          </w:rPr>
          <w:t>**</w:t>
        </w:r>
        <w:r w:rsidRPr="00612E05">
          <w:rPr>
            <w:rFonts w:ascii="微软雅黑" w:eastAsia="微软雅黑" w:hAnsi="微软雅黑" w:cs="Arial" w:hint="eastAsia"/>
            <w:i/>
            <w:iCs/>
            <w:color w:val="999AAA"/>
            <w:kern w:val="0"/>
            <w:sz w:val="13"/>
            <w:u w:val="single"/>
          </w:rPr>
          <w:t>github</w:t>
        </w:r>
        <w:r w:rsidRPr="00612E05">
          <w:rPr>
            <w:rFonts w:ascii="微软雅黑" w:eastAsia="微软雅黑" w:hAnsi="微软雅黑" w:cs="Arial" w:hint="eastAsia"/>
            <w:color w:val="999AAA"/>
            <w:kern w:val="0"/>
            <w:sz w:val="13"/>
            <w:szCs w:val="13"/>
            <w:u w:val="single"/>
          </w:rPr>
          <w:t>与</w:t>
        </w:r>
        <w:r w:rsidRPr="00612E05">
          <w:rPr>
            <w:rFonts w:ascii="微软雅黑" w:eastAsia="微软雅黑" w:hAnsi="微软雅黑" w:cs="Arial" w:hint="eastAsia"/>
            <w:i/>
            <w:iCs/>
            <w:color w:val="999AAA"/>
            <w:kern w:val="0"/>
            <w:sz w:val="13"/>
            <w:u w:val="single"/>
          </w:rPr>
          <w:t>Git</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i/>
            <w:iCs/>
            <w:color w:val="999AAA"/>
            <w:kern w:val="0"/>
            <w:sz w:val="13"/>
            <w:u w:val="single"/>
          </w:rPr>
          <w:t>bash详细教程</w:t>
        </w:r>
        <w:r w:rsidRPr="00612E05">
          <w:rPr>
            <w:rFonts w:ascii="微软雅黑" w:eastAsia="微软雅黑" w:hAnsi="微软雅黑" w:cs="Arial" w:hint="eastAsia"/>
            <w:color w:val="999AAA"/>
            <w:kern w:val="0"/>
            <w:sz w:val="13"/>
            <w:szCs w:val="13"/>
            <w:u w:val="single"/>
          </w:rPr>
          <w:t>**第一步下载成功</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i/>
            <w:iCs/>
            <w:color w:val="999AAA"/>
            <w:kern w:val="0"/>
            <w:sz w:val="13"/>
            <w:u w:val="single"/>
          </w:rPr>
          <w:t>Git</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color w:val="999AAA"/>
            <w:kern w:val="0"/>
            <w:sz w:val="13"/>
            <w:szCs w:val="13"/>
            <w:u w:val="single"/>
          </w:rPr>
          <w:t>bash以后先在本地创建ssh key(秘钥)接下来就直接写</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i/>
            <w:iCs/>
            <w:color w:val="999AAA"/>
            <w:kern w:val="0"/>
            <w:sz w:val="13"/>
            <w:u w:val="single"/>
          </w:rPr>
          <w:t>Git</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color w:val="999AAA"/>
            <w:kern w:val="0"/>
            <w:sz w:val="13"/>
            <w:szCs w:val="13"/>
            <w:u w:val="single"/>
          </w:rPr>
          <w:t>bash 命令行了创建ssh key命令行: ssh-key... 博...</w:t>
        </w:r>
      </w:ins>
    </w:p>
    <w:p w:rsidR="00612E05" w:rsidRPr="00612E05" w:rsidRDefault="00612E05" w:rsidP="00612E05">
      <w:pPr>
        <w:widowControl/>
        <w:shd w:val="clear" w:color="auto" w:fill="FFFFFF"/>
        <w:spacing w:line="213" w:lineRule="atLeast"/>
        <w:jc w:val="left"/>
        <w:rPr>
          <w:ins w:id="573" w:author="Unknown"/>
          <w:rFonts w:ascii="Arial" w:eastAsia="宋体" w:hAnsi="Arial" w:cs="Arial" w:hint="eastAsia"/>
          <w:kern w:val="0"/>
          <w:sz w:val="13"/>
          <w:szCs w:val="13"/>
        </w:rPr>
      </w:pPr>
      <w:ins w:id="574"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rPr>
          <w:ins w:id="575" w:author="Unknown"/>
          <w:rFonts w:ascii="微软雅黑" w:eastAsia="微软雅黑" w:hAnsi="微软雅黑" w:cs="宋体"/>
          <w:color w:val="4F4F4F"/>
          <w:kern w:val="0"/>
          <w:sz w:val="24"/>
          <w:szCs w:val="24"/>
          <w:u w:val="single"/>
        </w:rPr>
      </w:pPr>
      <w:ins w:id="576"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HYPERLINK "https://blog.csdn.net/qq_36667170/article/details/79094257" \t "_blank"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577" w:author="Unknown"/>
          <w:rFonts w:ascii="宋体" w:eastAsia="宋体" w:hAnsi="宋体" w:cs="宋体" w:hint="eastAsia"/>
          <w:color w:val="282B31"/>
          <w:kern w:val="0"/>
          <w:sz w:val="15"/>
          <w:szCs w:val="15"/>
        </w:rPr>
      </w:pPr>
      <w:ins w:id="578" w:author="Unknown">
        <w:r w:rsidRPr="00612E05">
          <w:rPr>
            <w:rFonts w:ascii="微软雅黑" w:eastAsia="微软雅黑" w:hAnsi="微软雅黑" w:cs="Arial" w:hint="eastAsia"/>
            <w:color w:val="E33E33"/>
            <w:kern w:val="0"/>
            <w:sz w:val="15"/>
            <w:u w:val="single"/>
          </w:rPr>
          <w:t>GitHub教程</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282B31"/>
            <w:kern w:val="0"/>
            <w:sz w:val="15"/>
            <w:szCs w:val="15"/>
            <w:u w:val="single"/>
          </w:rPr>
          <w:t>SSH keys配置_运维_LolitaSian-CSDN博客</w:t>
        </w:r>
      </w:ins>
    </w:p>
    <w:p w:rsidR="00612E05" w:rsidRPr="00612E05" w:rsidRDefault="00612E05" w:rsidP="00612E05">
      <w:pPr>
        <w:widowControl/>
        <w:shd w:val="clear" w:color="auto" w:fill="FFFFFF"/>
        <w:spacing w:line="224" w:lineRule="atLeast"/>
        <w:jc w:val="left"/>
        <w:rPr>
          <w:ins w:id="579" w:author="Unknown"/>
          <w:rFonts w:ascii="微软雅黑" w:eastAsia="微软雅黑" w:hAnsi="微软雅黑" w:cs="Arial" w:hint="eastAsia"/>
          <w:color w:val="5F6471"/>
          <w:kern w:val="0"/>
          <w:sz w:val="11"/>
          <w:szCs w:val="11"/>
          <w:u w:val="single"/>
        </w:rPr>
      </w:pPr>
      <w:ins w:id="580" w:author="Unknown">
        <w:r w:rsidRPr="00612E05">
          <w:rPr>
            <w:rFonts w:ascii="微软雅黑" w:eastAsia="微软雅黑" w:hAnsi="微软雅黑" w:cs="Arial" w:hint="eastAsia"/>
            <w:color w:val="999AAA"/>
            <w:kern w:val="0"/>
            <w:sz w:val="11"/>
            <w:u w:val="single"/>
          </w:rPr>
          <w:t>5-7</w:t>
        </w:r>
      </w:ins>
    </w:p>
    <w:p w:rsidR="00612E05" w:rsidRPr="00612E05" w:rsidRDefault="00612E05" w:rsidP="00612E05">
      <w:pPr>
        <w:widowControl/>
        <w:shd w:val="clear" w:color="auto" w:fill="FFFFFF"/>
        <w:spacing w:line="213" w:lineRule="atLeast"/>
        <w:jc w:val="left"/>
        <w:rPr>
          <w:ins w:id="581" w:author="Unknown"/>
          <w:rFonts w:ascii="微软雅黑" w:eastAsia="微软雅黑" w:hAnsi="微软雅黑" w:cs="Arial" w:hint="eastAsia"/>
          <w:color w:val="999AAA"/>
          <w:kern w:val="0"/>
          <w:sz w:val="13"/>
          <w:szCs w:val="13"/>
          <w:u w:val="single"/>
        </w:rPr>
      </w:pPr>
      <w:ins w:id="582" w:author="Unknown">
        <w:r w:rsidRPr="00612E05">
          <w:rPr>
            <w:rFonts w:ascii="微软雅黑" w:eastAsia="微软雅黑" w:hAnsi="微软雅黑" w:cs="Arial" w:hint="eastAsia"/>
            <w:i/>
            <w:iCs/>
            <w:color w:val="999AAA"/>
            <w:kern w:val="0"/>
            <w:sz w:val="13"/>
            <w:u w:val="single"/>
          </w:rPr>
          <w:t>LolitaSian</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color w:val="999AAA"/>
            <w:kern w:val="0"/>
            <w:sz w:val="13"/>
            <w:szCs w:val="13"/>
            <w:u w:val="single"/>
          </w:rPr>
          <w:t>3万+</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i/>
            <w:iCs/>
            <w:color w:val="999AAA"/>
            <w:kern w:val="0"/>
            <w:sz w:val="13"/>
            <w:u w:val="single"/>
          </w:rPr>
          <w:t>GitHub教程</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i/>
            <w:iCs/>
            <w:color w:val="999AAA"/>
            <w:kern w:val="0"/>
            <w:sz w:val="13"/>
            <w:u w:val="single"/>
          </w:rPr>
          <w:t>Git</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i/>
            <w:iCs/>
            <w:color w:val="999AAA"/>
            <w:kern w:val="0"/>
            <w:sz w:val="13"/>
            <w:u w:val="single"/>
          </w:rPr>
          <w:t>Bash详细教程</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color w:val="999AAA"/>
            <w:kern w:val="0"/>
            <w:sz w:val="13"/>
            <w:szCs w:val="13"/>
            <w:u w:val="single"/>
          </w:rPr>
          <w:t>作为一个萌新,我翻遍了网上的</w:t>
        </w:r>
        <w:r w:rsidRPr="00612E05">
          <w:rPr>
            <w:rFonts w:ascii="微软雅黑" w:eastAsia="微软雅黑" w:hAnsi="微软雅黑" w:cs="Arial" w:hint="eastAsia"/>
            <w:i/>
            <w:iCs/>
            <w:color w:val="999AAA"/>
            <w:kern w:val="0"/>
            <w:sz w:val="13"/>
            <w:u w:val="single"/>
          </w:rPr>
          <w:t>Git</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color w:val="999AAA"/>
            <w:kern w:val="0"/>
            <w:sz w:val="13"/>
            <w:szCs w:val="13"/>
            <w:u w:val="single"/>
          </w:rPr>
          <w:t>Bash教程,可能因为我理解力比较差,经常看不懂教程上在说什么。 (。-`ω...</w:t>
        </w:r>
      </w:ins>
    </w:p>
    <w:p w:rsidR="00612E05" w:rsidRPr="00612E05" w:rsidRDefault="00612E05" w:rsidP="00612E05">
      <w:pPr>
        <w:widowControl/>
        <w:shd w:val="clear" w:color="auto" w:fill="FFFFFF"/>
        <w:spacing w:line="213" w:lineRule="atLeast"/>
        <w:jc w:val="left"/>
        <w:rPr>
          <w:ins w:id="583" w:author="Unknown"/>
          <w:rFonts w:ascii="Arial" w:eastAsia="宋体" w:hAnsi="Arial" w:cs="Arial" w:hint="eastAsia"/>
          <w:kern w:val="0"/>
          <w:sz w:val="13"/>
          <w:szCs w:val="13"/>
        </w:rPr>
      </w:pPr>
      <w:ins w:id="584"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585" w:author="Unknown"/>
          <w:rFonts w:ascii="微软雅黑" w:eastAsia="微软雅黑" w:hAnsi="微软雅黑" w:cs="Arial"/>
          <w:color w:val="5F6471"/>
          <w:kern w:val="0"/>
          <w:sz w:val="11"/>
          <w:szCs w:val="11"/>
        </w:rPr>
      </w:pPr>
      <w:ins w:id="586"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"https://blog.csdn.net/weixin_38144989"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ai-Ling</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587"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22" name="图片 122"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588" w:author="Unknown">
        <w:r w:rsidRPr="00612E05">
          <w:rPr>
            <w:rFonts w:ascii="微软雅黑" w:eastAsia="微软雅黑" w:hAnsi="微软雅黑" w:cs="Arial" w:hint="eastAsia"/>
            <w:color w:val="999AAA"/>
            <w:kern w:val="0"/>
            <w:sz w:val="12"/>
          </w:rPr>
          <w:t> 1973</w:t>
        </w:r>
      </w:ins>
    </w:p>
    <w:p w:rsidR="00612E05" w:rsidRPr="00612E05" w:rsidRDefault="00612E05" w:rsidP="00612E05">
      <w:pPr>
        <w:widowControl/>
        <w:shd w:val="clear" w:color="auto" w:fill="FFFFFF"/>
        <w:spacing w:line="213" w:lineRule="atLeast"/>
        <w:jc w:val="left"/>
        <w:rPr>
          <w:ins w:id="589" w:author="Unknown"/>
          <w:rFonts w:ascii="宋体" w:eastAsia="宋体" w:hAnsi="宋体" w:cs="宋体" w:hint="eastAsia"/>
          <w:color w:val="4F4F4F"/>
          <w:kern w:val="0"/>
          <w:sz w:val="13"/>
          <w:szCs w:val="13"/>
          <w:u w:val="single"/>
        </w:rPr>
      </w:pPr>
      <w:ins w:id="590"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"https://blog.csdn.net/weixin_38144989/article/details/90751568" \o "git</w:instrText>
        </w:r>
        <w:r w:rsidRPr="00612E05">
          <w:rPr>
            <w:rFonts w:ascii="Arial" w:eastAsia="宋体" w:hAnsi="Arial" w:cs="Arial" w:hint="eastAsia"/>
            <w:kern w:val="0"/>
            <w:sz w:val="13"/>
            <w:szCs w:val="13"/>
          </w:rPr>
          <w:instrText>及</w:instrText>
        </w:r>
        <w:r w:rsidRPr="00612E05">
          <w:rPr>
            <w:rFonts w:ascii="Arial" w:eastAsia="宋体" w:hAnsi="Arial" w:cs="Arial" w:hint="eastAsia"/>
            <w:kern w:val="0"/>
            <w:sz w:val="13"/>
            <w:szCs w:val="13"/>
          </w:rPr>
          <w:instrText>git bash</w:instrText>
        </w:r>
        <w:r w:rsidRPr="00612E05">
          <w:rPr>
            <w:rFonts w:ascii="Arial" w:eastAsia="宋体" w:hAnsi="Arial" w:cs="Arial" w:hint="eastAsia"/>
            <w:kern w:val="0"/>
            <w:sz w:val="13"/>
            <w:szCs w:val="13"/>
          </w:rPr>
          <w:instrText>常规命令</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591" w:author="Unknown"/>
          <w:rFonts w:ascii="宋体" w:eastAsia="宋体" w:hAnsi="宋体" w:cs="宋体" w:hint="eastAsia"/>
          <w:color w:val="282B31"/>
          <w:kern w:val="0"/>
          <w:sz w:val="15"/>
          <w:szCs w:val="15"/>
        </w:rPr>
      </w:pPr>
      <w:ins w:id="592" w:author="Unknown">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szCs w:val="15"/>
            <w:u w:val="single"/>
          </w:rPr>
          <w:t>及</w:t>
        </w:r>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E33E33"/>
            <w:kern w:val="0"/>
            <w:sz w:val="15"/>
            <w:u w:val="single"/>
          </w:rPr>
          <w:t>bash</w:t>
        </w:r>
        <w:r w:rsidRPr="00612E05">
          <w:rPr>
            <w:rFonts w:ascii="微软雅黑" w:eastAsia="微软雅黑" w:hAnsi="微软雅黑" w:cs="Arial" w:hint="eastAsia"/>
            <w:color w:val="282B31"/>
            <w:kern w:val="0"/>
            <w:sz w:val="15"/>
            <w:szCs w:val="15"/>
            <w:u w:val="single"/>
          </w:rPr>
          <w:t>常规命令</w:t>
        </w:r>
      </w:ins>
    </w:p>
    <w:p w:rsidR="00612E05" w:rsidRPr="00612E05" w:rsidRDefault="00612E05" w:rsidP="00612E05">
      <w:pPr>
        <w:widowControl/>
        <w:shd w:val="clear" w:color="auto" w:fill="FFFFFF"/>
        <w:spacing w:line="213" w:lineRule="atLeast"/>
        <w:jc w:val="left"/>
        <w:rPr>
          <w:ins w:id="593" w:author="Unknown"/>
          <w:rFonts w:ascii="Arial" w:eastAsia="宋体" w:hAnsi="Arial" w:cs="Arial" w:hint="eastAsia"/>
          <w:kern w:val="0"/>
          <w:sz w:val="13"/>
          <w:szCs w:val="13"/>
        </w:rPr>
      </w:pPr>
      <w:ins w:id="594"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595" w:author="Unknown"/>
          <w:rFonts w:ascii="Arial" w:eastAsia="宋体" w:hAnsi="Arial" w:cs="Arial"/>
          <w:kern w:val="0"/>
          <w:sz w:val="13"/>
          <w:szCs w:val="13"/>
        </w:rPr>
      </w:pPr>
      <w:ins w:id="596"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"https://blog.csdn.net/weixin_38144989/article/details/90751568" \o "git</w:instrText>
        </w:r>
        <w:r w:rsidRPr="00612E05">
          <w:rPr>
            <w:rFonts w:ascii="Arial" w:eastAsia="宋体" w:hAnsi="Arial" w:cs="Arial" w:hint="eastAsia"/>
            <w:kern w:val="0"/>
            <w:sz w:val="13"/>
            <w:szCs w:val="13"/>
          </w:rPr>
          <w:instrText>及</w:instrText>
        </w:r>
        <w:r w:rsidRPr="00612E05">
          <w:rPr>
            <w:rFonts w:ascii="Arial" w:eastAsia="宋体" w:hAnsi="Arial" w:cs="Arial" w:hint="eastAsia"/>
            <w:kern w:val="0"/>
            <w:sz w:val="13"/>
            <w:szCs w:val="13"/>
          </w:rPr>
          <w:instrText>git bash</w:instrText>
        </w:r>
        <w:r w:rsidRPr="00612E05">
          <w:rPr>
            <w:rFonts w:ascii="Arial" w:eastAsia="宋体" w:hAnsi="Arial" w:cs="Arial" w:hint="eastAsia"/>
            <w:kern w:val="0"/>
            <w:sz w:val="13"/>
            <w:szCs w:val="13"/>
          </w:rPr>
          <w:instrText>常规命令</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一、gitgit clone + “gitlab上项目的http地址（建议使用http）” 到本地2.本地做了一些修改后，休要先保存在本地暂存区 git add . (保存所有更改)保存到本地仓库 ...</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597" w:author="Unknown"/>
          <w:rFonts w:ascii="微软雅黑" w:eastAsia="微软雅黑" w:hAnsi="微软雅黑" w:cs="Arial"/>
          <w:color w:val="5F6471"/>
          <w:kern w:val="0"/>
          <w:sz w:val="11"/>
          <w:szCs w:val="11"/>
        </w:rPr>
      </w:pPr>
      <w:ins w:id="598"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"https://blog.csdn.net/qq_36667170"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LolitaSian</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599"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23" name="图片 123"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600" w:author="Unknown">
        <w:r w:rsidRPr="00612E05">
          <w:rPr>
            <w:rFonts w:ascii="微软雅黑" w:eastAsia="微软雅黑" w:hAnsi="微软雅黑" w:cs="Arial" w:hint="eastAsia"/>
            <w:color w:val="999AAA"/>
            <w:kern w:val="0"/>
            <w:sz w:val="12"/>
          </w:rPr>
          <w:t> 5万+</w:t>
        </w:r>
      </w:ins>
    </w:p>
    <w:p w:rsidR="00612E05" w:rsidRPr="00612E05" w:rsidRDefault="00612E05" w:rsidP="00612E05">
      <w:pPr>
        <w:widowControl/>
        <w:shd w:val="clear" w:color="auto" w:fill="FFFFFF"/>
        <w:spacing w:line="213" w:lineRule="atLeast"/>
        <w:jc w:val="left"/>
        <w:rPr>
          <w:ins w:id="601" w:author="Unknown"/>
          <w:rFonts w:ascii="宋体" w:eastAsia="宋体" w:hAnsi="宋体" w:cs="宋体" w:hint="eastAsia"/>
          <w:color w:val="4F4F4F"/>
          <w:kern w:val="0"/>
          <w:sz w:val="13"/>
          <w:szCs w:val="13"/>
          <w:u w:val="single"/>
        </w:rPr>
      </w:pPr>
      <w:ins w:id="602"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"https://blog.csdn.net/qq_36667170/article/details/79084166" \o "GitHub</w:instrText>
        </w:r>
        <w:r w:rsidRPr="00612E05">
          <w:rPr>
            <w:rFonts w:ascii="Arial" w:eastAsia="宋体" w:hAnsi="Arial" w:cs="Arial" w:hint="eastAsia"/>
            <w:kern w:val="0"/>
            <w:sz w:val="13"/>
            <w:szCs w:val="13"/>
          </w:rPr>
          <w:instrText>教程</w:instrText>
        </w:r>
        <w:r w:rsidRPr="00612E05">
          <w:rPr>
            <w:rFonts w:ascii="Arial" w:eastAsia="宋体" w:hAnsi="Arial" w:cs="Arial" w:hint="eastAsia"/>
            <w:kern w:val="0"/>
            <w:sz w:val="13"/>
            <w:szCs w:val="13"/>
          </w:rPr>
          <w:instrText xml:space="preserve"> </w:instrText>
        </w:r>
        <w:r w:rsidRPr="00612E05">
          <w:rPr>
            <w:rFonts w:ascii="Arial" w:eastAsia="宋体" w:hAnsi="Arial" w:cs="Arial" w:hint="eastAsia"/>
            <w:kern w:val="0"/>
            <w:sz w:val="13"/>
            <w:szCs w:val="13"/>
          </w:rPr>
          <w:instrText>学生认证——申请学生开发包</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603" w:author="Unknown"/>
          <w:rFonts w:ascii="宋体" w:eastAsia="宋体" w:hAnsi="宋体" w:cs="宋体" w:hint="eastAsia"/>
          <w:color w:val="282B31"/>
          <w:kern w:val="0"/>
          <w:sz w:val="15"/>
          <w:szCs w:val="15"/>
        </w:rPr>
      </w:pPr>
      <w:ins w:id="604" w:author="Unknown">
        <w:r w:rsidRPr="00612E05">
          <w:rPr>
            <w:rFonts w:ascii="微软雅黑" w:eastAsia="微软雅黑" w:hAnsi="微软雅黑" w:cs="Arial" w:hint="eastAsia"/>
            <w:color w:val="E33E33"/>
            <w:kern w:val="0"/>
            <w:sz w:val="15"/>
            <w:u w:val="single"/>
          </w:rPr>
          <w:t>GitHub教程</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282B31"/>
            <w:kern w:val="0"/>
            <w:sz w:val="15"/>
            <w:szCs w:val="15"/>
            <w:u w:val="single"/>
          </w:rPr>
          <w:t>学生认证——申请学生开发包</w:t>
        </w:r>
      </w:ins>
    </w:p>
    <w:p w:rsidR="00612E05" w:rsidRPr="00612E05" w:rsidRDefault="00612E05" w:rsidP="00612E05">
      <w:pPr>
        <w:widowControl/>
        <w:shd w:val="clear" w:color="auto" w:fill="FFFFFF"/>
        <w:spacing w:line="213" w:lineRule="atLeast"/>
        <w:jc w:val="left"/>
        <w:rPr>
          <w:ins w:id="605" w:author="Unknown"/>
          <w:rFonts w:ascii="Arial" w:eastAsia="宋体" w:hAnsi="Arial" w:cs="Arial" w:hint="eastAsia"/>
          <w:kern w:val="0"/>
          <w:sz w:val="13"/>
          <w:szCs w:val="13"/>
        </w:rPr>
      </w:pPr>
      <w:ins w:id="606"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607" w:author="Unknown"/>
          <w:rFonts w:ascii="Arial" w:eastAsia="宋体" w:hAnsi="Arial" w:cs="Arial"/>
          <w:kern w:val="0"/>
          <w:sz w:val="13"/>
          <w:szCs w:val="13"/>
        </w:rPr>
      </w:pPr>
      <w:ins w:id="608"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"https://blog.csdn.net/qq_36667170/article/details/79084166" \o "GitHub</w:instrText>
        </w:r>
        <w:r w:rsidRPr="00612E05">
          <w:rPr>
            <w:rFonts w:ascii="Arial" w:eastAsia="宋体" w:hAnsi="Arial" w:cs="Arial" w:hint="eastAsia"/>
            <w:kern w:val="0"/>
            <w:sz w:val="13"/>
            <w:szCs w:val="13"/>
          </w:rPr>
          <w:instrText>教程</w:instrText>
        </w:r>
        <w:r w:rsidRPr="00612E05">
          <w:rPr>
            <w:rFonts w:ascii="Arial" w:eastAsia="宋体" w:hAnsi="Arial" w:cs="Arial" w:hint="eastAsia"/>
            <w:kern w:val="0"/>
            <w:sz w:val="13"/>
            <w:szCs w:val="13"/>
          </w:rPr>
          <w:instrText xml:space="preserve"> </w:instrText>
        </w:r>
        <w:r w:rsidRPr="00612E05">
          <w:rPr>
            <w:rFonts w:ascii="Arial" w:eastAsia="宋体" w:hAnsi="Arial" w:cs="Arial" w:hint="eastAsia"/>
            <w:kern w:val="0"/>
            <w:sz w:val="13"/>
            <w:szCs w:val="13"/>
          </w:rPr>
          <w:instrText>学生认证——申请学生开发包</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文章最新修改日期：2018年2月GitHub里面如果想要使用私有仓库只有两条路：付费进行学生认证 作为一个学生，我当然选择了第二种……然后成功申请到了学生包。接下来我就叙述一下过程吧：1.首先是申请网...</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rPr>
          <w:ins w:id="609" w:author="Unknown"/>
          <w:rFonts w:ascii="微软雅黑" w:eastAsia="微软雅黑" w:hAnsi="微软雅黑" w:cs="宋体"/>
          <w:color w:val="4F4F4F"/>
          <w:kern w:val="0"/>
          <w:sz w:val="24"/>
          <w:szCs w:val="24"/>
          <w:u w:val="single"/>
        </w:rPr>
      </w:pPr>
      <w:ins w:id="610"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HYPERLINK "https://blog.csdn.net/dunka/article/details/87890704" \t "_blank"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611" w:author="Unknown"/>
          <w:rFonts w:ascii="宋体" w:eastAsia="宋体" w:hAnsi="宋体" w:cs="宋体" w:hint="eastAsia"/>
          <w:color w:val="282B31"/>
          <w:kern w:val="0"/>
          <w:sz w:val="15"/>
          <w:szCs w:val="15"/>
        </w:rPr>
      </w:pPr>
      <w:ins w:id="612" w:author="Unknown">
        <w:r w:rsidRPr="00612E05">
          <w:rPr>
            <w:rFonts w:ascii="微软雅黑" w:eastAsia="微软雅黑" w:hAnsi="微软雅黑" w:cs="Arial" w:hint="eastAsia"/>
            <w:color w:val="282B31"/>
            <w:kern w:val="0"/>
            <w:sz w:val="15"/>
            <w:szCs w:val="15"/>
            <w:u w:val="single"/>
          </w:rPr>
          <w:t>【</w:t>
        </w:r>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szCs w:val="15"/>
            <w:u w:val="single"/>
          </w:rPr>
          <w:t>】使用</w:t>
        </w:r>
        <w:r w:rsidRPr="00612E05">
          <w:rPr>
            <w:rFonts w:ascii="微软雅黑" w:eastAsia="微软雅黑" w:hAnsi="微软雅黑" w:cs="Arial" w:hint="eastAsia"/>
            <w:color w:val="E33E33"/>
            <w:kern w:val="0"/>
            <w:sz w:val="15"/>
            <w:u w:val="single"/>
          </w:rPr>
          <w:t>gitbash</w:t>
        </w:r>
        <w:r w:rsidRPr="00612E05">
          <w:rPr>
            <w:rFonts w:ascii="微软雅黑" w:eastAsia="微软雅黑" w:hAnsi="微软雅黑" w:cs="Arial" w:hint="eastAsia"/>
            <w:color w:val="282B31"/>
            <w:kern w:val="0"/>
            <w:sz w:val="15"/>
            <w:szCs w:val="15"/>
            <w:u w:val="single"/>
          </w:rPr>
          <w:t>操作</w:t>
        </w:r>
        <w:r w:rsidRPr="00612E05">
          <w:rPr>
            <w:rFonts w:ascii="微软雅黑" w:eastAsia="微软雅黑" w:hAnsi="微软雅黑" w:cs="Arial" w:hint="eastAsia"/>
            <w:color w:val="E33E33"/>
            <w:kern w:val="0"/>
            <w:sz w:val="15"/>
            <w:u w:val="single"/>
          </w:rPr>
          <w:t>github</w:t>
        </w:r>
        <w:r w:rsidRPr="00612E05">
          <w:rPr>
            <w:rFonts w:ascii="微软雅黑" w:eastAsia="微软雅黑" w:hAnsi="微软雅黑" w:cs="Arial" w:hint="eastAsia"/>
            <w:color w:val="282B31"/>
            <w:kern w:val="0"/>
            <w:sz w:val="15"/>
            <w:szCs w:val="15"/>
            <w:u w:val="single"/>
          </w:rPr>
          <w:t>上的项目_网络_多啦CCCC..._CSDN博客</w:t>
        </w:r>
      </w:ins>
    </w:p>
    <w:p w:rsidR="00612E05" w:rsidRPr="00612E05" w:rsidRDefault="00612E05" w:rsidP="00612E05">
      <w:pPr>
        <w:widowControl/>
        <w:shd w:val="clear" w:color="auto" w:fill="FFFFFF"/>
        <w:spacing w:line="224" w:lineRule="atLeast"/>
        <w:jc w:val="left"/>
        <w:rPr>
          <w:ins w:id="613" w:author="Unknown"/>
          <w:rFonts w:ascii="微软雅黑" w:eastAsia="微软雅黑" w:hAnsi="微软雅黑" w:cs="Arial" w:hint="eastAsia"/>
          <w:color w:val="5F6471"/>
          <w:kern w:val="0"/>
          <w:sz w:val="11"/>
          <w:szCs w:val="11"/>
          <w:u w:val="single"/>
        </w:rPr>
      </w:pPr>
      <w:ins w:id="614" w:author="Unknown">
        <w:r w:rsidRPr="00612E05">
          <w:rPr>
            <w:rFonts w:ascii="微软雅黑" w:eastAsia="微软雅黑" w:hAnsi="微软雅黑" w:cs="Arial" w:hint="eastAsia"/>
            <w:color w:val="999AAA"/>
            <w:kern w:val="0"/>
            <w:sz w:val="11"/>
            <w:u w:val="single"/>
          </w:rPr>
          <w:t>5-12</w:t>
        </w:r>
      </w:ins>
    </w:p>
    <w:p w:rsidR="00612E05" w:rsidRPr="00612E05" w:rsidRDefault="00612E05" w:rsidP="00612E05">
      <w:pPr>
        <w:widowControl/>
        <w:shd w:val="clear" w:color="auto" w:fill="FFFFFF"/>
        <w:spacing w:line="213" w:lineRule="atLeast"/>
        <w:jc w:val="left"/>
        <w:rPr>
          <w:ins w:id="615" w:author="Unknown"/>
          <w:rFonts w:ascii="微软雅黑" w:eastAsia="微软雅黑" w:hAnsi="微软雅黑" w:cs="Arial" w:hint="eastAsia"/>
          <w:color w:val="999AAA"/>
          <w:kern w:val="0"/>
          <w:sz w:val="13"/>
          <w:szCs w:val="13"/>
          <w:u w:val="single"/>
        </w:rPr>
      </w:pPr>
      <w:ins w:id="616" w:author="Unknown">
        <w:r w:rsidRPr="00612E05">
          <w:rPr>
            <w:rFonts w:ascii="微软雅黑" w:eastAsia="微软雅黑" w:hAnsi="微软雅黑" w:cs="Arial" w:hint="eastAsia"/>
            <w:i/>
            <w:iCs/>
            <w:color w:val="999AAA"/>
            <w:kern w:val="0"/>
            <w:sz w:val="13"/>
            <w:u w:val="single"/>
          </w:rPr>
          <w:t>LolitaSian</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color w:val="999AAA"/>
            <w:kern w:val="0"/>
            <w:sz w:val="13"/>
            <w:szCs w:val="13"/>
            <w:u w:val="single"/>
          </w:rPr>
          <w:t>01-17 3万+</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i/>
            <w:iCs/>
            <w:color w:val="999AAA"/>
            <w:kern w:val="0"/>
            <w:sz w:val="13"/>
            <w:u w:val="single"/>
          </w:rPr>
          <w:t>GitHub教程</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i/>
            <w:iCs/>
            <w:color w:val="999AAA"/>
            <w:kern w:val="0"/>
            <w:sz w:val="13"/>
            <w:u w:val="single"/>
          </w:rPr>
          <w:t>Git</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i/>
            <w:iCs/>
            <w:color w:val="999AAA"/>
            <w:kern w:val="0"/>
            <w:sz w:val="13"/>
            <w:u w:val="single"/>
          </w:rPr>
          <w:t>Bash详细教程</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color w:val="999AAA"/>
            <w:kern w:val="0"/>
            <w:sz w:val="13"/>
            <w:szCs w:val="13"/>
            <w:u w:val="single"/>
          </w:rPr>
          <w:t>作为一个萌新,我翻...本文来自 心生未凉 的</w:t>
        </w:r>
        <w:r w:rsidRPr="00612E05">
          <w:rPr>
            <w:rFonts w:ascii="微软雅黑" w:eastAsia="微软雅黑" w:hAnsi="微软雅黑" w:cs="Arial" w:hint="eastAsia"/>
            <w:i/>
            <w:iCs/>
            <w:color w:val="999AAA"/>
            <w:kern w:val="0"/>
            <w:sz w:val="13"/>
            <w:u w:val="single"/>
          </w:rPr>
          <w:t>CSDN 博客</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color w:val="999AAA"/>
            <w:kern w:val="0"/>
            <w:sz w:val="13"/>
            <w:szCs w:val="13"/>
            <w:u w:val="single"/>
          </w:rPr>
          <w:t>,全文地址请点击:https://blog.csdn.net/wang...</w:t>
        </w:r>
      </w:ins>
    </w:p>
    <w:p w:rsidR="00612E05" w:rsidRPr="00612E05" w:rsidRDefault="00612E05" w:rsidP="00612E05">
      <w:pPr>
        <w:widowControl/>
        <w:shd w:val="clear" w:color="auto" w:fill="FFFFFF"/>
        <w:spacing w:line="213" w:lineRule="atLeast"/>
        <w:jc w:val="left"/>
        <w:rPr>
          <w:ins w:id="617" w:author="Unknown"/>
          <w:rFonts w:ascii="Arial" w:eastAsia="宋体" w:hAnsi="Arial" w:cs="Arial" w:hint="eastAsia"/>
          <w:kern w:val="0"/>
          <w:sz w:val="13"/>
          <w:szCs w:val="13"/>
        </w:rPr>
      </w:pPr>
      <w:ins w:id="618"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rPr>
          <w:ins w:id="619" w:author="Unknown"/>
          <w:rFonts w:ascii="微软雅黑" w:eastAsia="微软雅黑" w:hAnsi="微软雅黑" w:cs="宋体"/>
          <w:color w:val="4F4F4F"/>
          <w:kern w:val="0"/>
          <w:sz w:val="24"/>
          <w:szCs w:val="24"/>
          <w:u w:val="single"/>
        </w:rPr>
      </w:pPr>
      <w:ins w:id="620"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HYPERLINK "https://blog.csdn.net/wangrenbao123/article/details/55511461/" \t "_blank"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621" w:author="Unknown"/>
          <w:rFonts w:ascii="宋体" w:eastAsia="宋体" w:hAnsi="宋体" w:cs="宋体" w:hint="eastAsia"/>
          <w:color w:val="282B31"/>
          <w:kern w:val="0"/>
          <w:sz w:val="15"/>
          <w:szCs w:val="15"/>
        </w:rPr>
      </w:pPr>
      <w:ins w:id="622" w:author="Unknown">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E33E33"/>
            <w:kern w:val="0"/>
            <w:sz w:val="15"/>
            <w:u w:val="single"/>
          </w:rPr>
          <w:t>Bash</w:t>
        </w:r>
        <w:r w:rsidRPr="00612E05">
          <w:rPr>
            <w:rFonts w:ascii="微软雅黑" w:eastAsia="微软雅黑" w:hAnsi="微软雅黑" w:cs="Arial" w:hint="eastAsia"/>
            <w:color w:val="282B31"/>
            <w:kern w:val="0"/>
            <w:sz w:val="15"/>
            <w:szCs w:val="15"/>
            <w:u w:val="single"/>
          </w:rPr>
          <w:t>使用</w:t>
        </w:r>
        <w:r w:rsidRPr="00612E05">
          <w:rPr>
            <w:rFonts w:ascii="微软雅黑" w:eastAsia="微软雅黑" w:hAnsi="微软雅黑" w:cs="Arial" w:hint="eastAsia"/>
            <w:color w:val="E33E33"/>
            <w:kern w:val="0"/>
            <w:sz w:val="15"/>
            <w:u w:val="single"/>
          </w:rPr>
          <w:t>详细教程</w:t>
        </w:r>
        <w:r w:rsidRPr="00612E05">
          <w:rPr>
            <w:rFonts w:ascii="微软雅黑" w:eastAsia="微软雅黑" w:hAnsi="微软雅黑" w:cs="Arial" w:hint="eastAsia"/>
            <w:color w:val="282B31"/>
            <w:kern w:val="0"/>
            <w:sz w:val="15"/>
            <w:szCs w:val="15"/>
            <w:u w:val="single"/>
          </w:rPr>
          <w:t>_心生未凉的博客http://blog.csdn..._CSDN博客</w:t>
        </w:r>
      </w:ins>
    </w:p>
    <w:p w:rsidR="00612E05" w:rsidRPr="00612E05" w:rsidRDefault="00612E05" w:rsidP="00612E05">
      <w:pPr>
        <w:widowControl/>
        <w:shd w:val="clear" w:color="auto" w:fill="FFFFFF"/>
        <w:spacing w:line="224" w:lineRule="atLeast"/>
        <w:jc w:val="left"/>
        <w:rPr>
          <w:ins w:id="623" w:author="Unknown"/>
          <w:rFonts w:ascii="微软雅黑" w:eastAsia="微软雅黑" w:hAnsi="微软雅黑" w:cs="Arial" w:hint="eastAsia"/>
          <w:color w:val="5F6471"/>
          <w:kern w:val="0"/>
          <w:sz w:val="11"/>
          <w:szCs w:val="11"/>
          <w:u w:val="single"/>
        </w:rPr>
      </w:pPr>
      <w:ins w:id="624" w:author="Unknown">
        <w:r w:rsidRPr="00612E05">
          <w:rPr>
            <w:rFonts w:ascii="微软雅黑" w:eastAsia="微软雅黑" w:hAnsi="微软雅黑" w:cs="Arial" w:hint="eastAsia"/>
            <w:color w:val="999AAA"/>
            <w:kern w:val="0"/>
            <w:sz w:val="11"/>
            <w:u w:val="single"/>
          </w:rPr>
          <w:t>1-21</w:t>
        </w:r>
      </w:ins>
    </w:p>
    <w:p w:rsidR="00612E05" w:rsidRPr="00612E05" w:rsidRDefault="00612E05" w:rsidP="00612E05">
      <w:pPr>
        <w:widowControl/>
        <w:shd w:val="clear" w:color="auto" w:fill="FFFFFF"/>
        <w:spacing w:line="213" w:lineRule="atLeast"/>
        <w:jc w:val="left"/>
        <w:rPr>
          <w:ins w:id="625" w:author="Unknown"/>
          <w:rFonts w:ascii="微软雅黑" w:eastAsia="微软雅黑" w:hAnsi="微软雅黑" w:cs="Arial" w:hint="eastAsia"/>
          <w:color w:val="999AAA"/>
          <w:kern w:val="0"/>
          <w:sz w:val="13"/>
          <w:szCs w:val="13"/>
          <w:u w:val="single"/>
        </w:rPr>
      </w:pPr>
      <w:ins w:id="626" w:author="Unknown">
        <w:r w:rsidRPr="00612E05">
          <w:rPr>
            <w:rFonts w:ascii="微软雅黑" w:eastAsia="微软雅黑" w:hAnsi="微软雅黑" w:cs="Arial" w:hint="eastAsia"/>
            <w:i/>
            <w:iCs/>
            <w:color w:val="999AAA"/>
            <w:kern w:val="0"/>
            <w:sz w:val="13"/>
            <w:u w:val="single"/>
          </w:rPr>
          <w:lastRenderedPageBreak/>
          <w:t>Git</w:t>
        </w:r>
        <w:r w:rsidRPr="00612E05">
          <w:rPr>
            <w:rFonts w:ascii="微软雅黑" w:eastAsia="微软雅黑" w:hAnsi="微软雅黑" w:cs="Arial" w:hint="eastAsia"/>
            <w:color w:val="999AAA"/>
            <w:kern w:val="0"/>
            <w:sz w:val="13"/>
            <w:szCs w:val="13"/>
            <w:u w:val="single"/>
          </w:rPr>
          <w:t>是分布式版本控制系统,那么它就没有中央服务器的,每个人的电脑就是一个完整的版本库,这样,工作的时候就不需要联网了,因为版本都是在自己的电脑上。既然每个人...</w:t>
        </w:r>
      </w:ins>
    </w:p>
    <w:p w:rsidR="00612E05" w:rsidRPr="00612E05" w:rsidRDefault="00612E05" w:rsidP="00612E05">
      <w:pPr>
        <w:widowControl/>
        <w:shd w:val="clear" w:color="auto" w:fill="FFFFFF"/>
        <w:spacing w:line="213" w:lineRule="atLeast"/>
        <w:jc w:val="left"/>
        <w:rPr>
          <w:ins w:id="627" w:author="Unknown"/>
          <w:rFonts w:ascii="Arial" w:eastAsia="宋体" w:hAnsi="Arial" w:cs="Arial" w:hint="eastAsia"/>
          <w:kern w:val="0"/>
          <w:sz w:val="13"/>
          <w:szCs w:val="13"/>
        </w:rPr>
      </w:pPr>
      <w:ins w:id="628"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629" w:author="Unknown"/>
          <w:rFonts w:ascii="微软雅黑" w:eastAsia="微软雅黑" w:hAnsi="微软雅黑" w:cs="Arial"/>
          <w:color w:val="5F6471"/>
          <w:kern w:val="0"/>
          <w:sz w:val="11"/>
          <w:szCs w:val="11"/>
        </w:rPr>
      </w:pPr>
      <w:ins w:id="630"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"https://blog.csdn.net/goog_man"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goog_man的博客</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631"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24" name="图片 124"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632" w:author="Unknown">
        <w:r w:rsidRPr="00612E05">
          <w:rPr>
            <w:rFonts w:ascii="微软雅黑" w:eastAsia="微软雅黑" w:hAnsi="微软雅黑" w:cs="Arial" w:hint="eastAsia"/>
            <w:color w:val="999AAA"/>
            <w:kern w:val="0"/>
            <w:sz w:val="12"/>
          </w:rPr>
          <w:t> 1801</w:t>
        </w:r>
      </w:ins>
    </w:p>
    <w:p w:rsidR="00612E05" w:rsidRPr="00612E05" w:rsidRDefault="00612E05" w:rsidP="00612E05">
      <w:pPr>
        <w:widowControl/>
        <w:shd w:val="clear" w:color="auto" w:fill="FFFFFF"/>
        <w:spacing w:line="213" w:lineRule="atLeast"/>
        <w:jc w:val="left"/>
        <w:rPr>
          <w:ins w:id="633" w:author="Unknown"/>
          <w:rFonts w:ascii="宋体" w:eastAsia="宋体" w:hAnsi="宋体" w:cs="宋体" w:hint="eastAsia"/>
          <w:color w:val="4F4F4F"/>
          <w:kern w:val="0"/>
          <w:sz w:val="13"/>
          <w:szCs w:val="13"/>
          <w:u w:val="single"/>
        </w:rPr>
      </w:pPr>
      <w:ins w:id="634"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"https://blog.csdn.net/goog_man/article/details/95044688" \o "</w:instrText>
        </w:r>
        <w:r w:rsidRPr="00612E05">
          <w:rPr>
            <w:rFonts w:ascii="Arial" w:eastAsia="宋体" w:hAnsi="Arial" w:cs="Arial" w:hint="eastAsia"/>
            <w:kern w:val="0"/>
            <w:sz w:val="13"/>
            <w:szCs w:val="13"/>
          </w:rPr>
          <w:instrText>什么是：</w:instrText>
        </w:r>
        <w:r w:rsidRPr="00612E05">
          <w:rPr>
            <w:rFonts w:ascii="Arial" w:eastAsia="宋体" w:hAnsi="Arial" w:cs="Arial" w:hint="eastAsia"/>
            <w:kern w:val="0"/>
            <w:sz w:val="13"/>
            <w:szCs w:val="13"/>
          </w:rPr>
          <w:instrText>git</w:instrText>
        </w:r>
        <w:r w:rsidRPr="00612E05">
          <w:rPr>
            <w:rFonts w:ascii="Arial" w:eastAsia="宋体" w:hAnsi="Arial" w:cs="Arial" w:hint="eastAsia"/>
            <w:kern w:val="0"/>
            <w:sz w:val="13"/>
            <w:szCs w:val="13"/>
          </w:rPr>
          <w:instrText>、</w:instrText>
        </w:r>
        <w:r w:rsidRPr="00612E05">
          <w:rPr>
            <w:rFonts w:ascii="Arial" w:eastAsia="宋体" w:hAnsi="Arial" w:cs="Arial" w:hint="eastAsia"/>
            <w:kern w:val="0"/>
            <w:sz w:val="13"/>
            <w:szCs w:val="13"/>
          </w:rPr>
          <w:instrText>git bash</w:instrText>
        </w:r>
        <w:r w:rsidRPr="00612E05">
          <w:rPr>
            <w:rFonts w:ascii="Arial" w:eastAsia="宋体" w:hAnsi="Arial" w:cs="Arial" w:hint="eastAsia"/>
            <w:kern w:val="0"/>
            <w:sz w:val="13"/>
            <w:szCs w:val="13"/>
          </w:rPr>
          <w:instrText>、</w:instrText>
        </w:r>
        <w:r w:rsidRPr="00612E05">
          <w:rPr>
            <w:rFonts w:ascii="Arial" w:eastAsia="宋体" w:hAnsi="Arial" w:cs="Arial" w:hint="eastAsia"/>
            <w:kern w:val="0"/>
            <w:sz w:val="13"/>
            <w:szCs w:val="13"/>
          </w:rPr>
          <w:instrText>git shell"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635" w:author="Unknown"/>
          <w:rFonts w:ascii="宋体" w:eastAsia="宋体" w:hAnsi="宋体" w:cs="宋体" w:hint="eastAsia"/>
          <w:color w:val="282B31"/>
          <w:kern w:val="0"/>
          <w:sz w:val="15"/>
          <w:szCs w:val="15"/>
        </w:rPr>
      </w:pPr>
      <w:ins w:id="636" w:author="Unknown">
        <w:r w:rsidRPr="00612E05">
          <w:rPr>
            <w:rFonts w:ascii="微软雅黑" w:eastAsia="微软雅黑" w:hAnsi="微软雅黑" w:cs="Arial" w:hint="eastAsia"/>
            <w:color w:val="282B31"/>
            <w:kern w:val="0"/>
            <w:sz w:val="15"/>
            <w:szCs w:val="15"/>
            <w:u w:val="single"/>
          </w:rPr>
          <w:t>什么是：</w:t>
        </w:r>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szCs w:val="15"/>
            <w:u w:val="single"/>
          </w:rPr>
          <w:t>、</w:t>
        </w:r>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E33E33"/>
            <w:kern w:val="0"/>
            <w:sz w:val="15"/>
            <w:u w:val="single"/>
          </w:rPr>
          <w:t>bash</w:t>
        </w:r>
        <w:r w:rsidRPr="00612E05">
          <w:rPr>
            <w:rFonts w:ascii="微软雅黑" w:eastAsia="微软雅黑" w:hAnsi="微软雅黑" w:cs="Arial" w:hint="eastAsia"/>
            <w:color w:val="282B31"/>
            <w:kern w:val="0"/>
            <w:sz w:val="15"/>
            <w:szCs w:val="15"/>
            <w:u w:val="single"/>
          </w:rPr>
          <w:t>、</w:t>
        </w:r>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282B31"/>
            <w:kern w:val="0"/>
            <w:sz w:val="15"/>
            <w:szCs w:val="15"/>
            <w:u w:val="single"/>
          </w:rPr>
          <w:t>shell</w:t>
        </w:r>
      </w:ins>
    </w:p>
    <w:p w:rsidR="00612E05" w:rsidRPr="00612E05" w:rsidRDefault="00612E05" w:rsidP="00612E05">
      <w:pPr>
        <w:widowControl/>
        <w:shd w:val="clear" w:color="auto" w:fill="FFFFFF"/>
        <w:spacing w:line="213" w:lineRule="atLeast"/>
        <w:jc w:val="left"/>
        <w:rPr>
          <w:ins w:id="637" w:author="Unknown"/>
          <w:rFonts w:ascii="Arial" w:eastAsia="宋体" w:hAnsi="Arial" w:cs="Arial" w:hint="eastAsia"/>
          <w:kern w:val="0"/>
          <w:sz w:val="13"/>
          <w:szCs w:val="13"/>
        </w:rPr>
      </w:pPr>
      <w:ins w:id="638"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639" w:author="Unknown"/>
          <w:rFonts w:ascii="Arial" w:eastAsia="宋体" w:hAnsi="Arial" w:cs="Arial"/>
          <w:kern w:val="0"/>
          <w:sz w:val="13"/>
          <w:szCs w:val="13"/>
        </w:rPr>
      </w:pPr>
      <w:ins w:id="640"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"https://blog.csdn.net/goog_man/article/details/95044688" \o "</w:instrText>
        </w:r>
        <w:r w:rsidRPr="00612E05">
          <w:rPr>
            <w:rFonts w:ascii="Arial" w:eastAsia="宋体" w:hAnsi="Arial" w:cs="Arial" w:hint="eastAsia"/>
            <w:kern w:val="0"/>
            <w:sz w:val="13"/>
            <w:szCs w:val="13"/>
          </w:rPr>
          <w:instrText>什么是：</w:instrText>
        </w:r>
        <w:r w:rsidRPr="00612E05">
          <w:rPr>
            <w:rFonts w:ascii="Arial" w:eastAsia="宋体" w:hAnsi="Arial" w:cs="Arial" w:hint="eastAsia"/>
            <w:kern w:val="0"/>
            <w:sz w:val="13"/>
            <w:szCs w:val="13"/>
          </w:rPr>
          <w:instrText>git</w:instrText>
        </w:r>
        <w:r w:rsidRPr="00612E05">
          <w:rPr>
            <w:rFonts w:ascii="Arial" w:eastAsia="宋体" w:hAnsi="Arial" w:cs="Arial" w:hint="eastAsia"/>
            <w:kern w:val="0"/>
            <w:sz w:val="13"/>
            <w:szCs w:val="13"/>
          </w:rPr>
          <w:instrText>、</w:instrText>
        </w:r>
        <w:r w:rsidRPr="00612E05">
          <w:rPr>
            <w:rFonts w:ascii="Arial" w:eastAsia="宋体" w:hAnsi="Arial" w:cs="Arial" w:hint="eastAsia"/>
            <w:kern w:val="0"/>
            <w:sz w:val="13"/>
            <w:szCs w:val="13"/>
          </w:rPr>
          <w:instrText>git bash</w:instrText>
        </w:r>
        <w:r w:rsidRPr="00612E05">
          <w:rPr>
            <w:rFonts w:ascii="Arial" w:eastAsia="宋体" w:hAnsi="Arial" w:cs="Arial" w:hint="eastAsia"/>
            <w:kern w:val="0"/>
            <w:sz w:val="13"/>
            <w:szCs w:val="13"/>
          </w:rPr>
          <w:instrText>、</w:instrText>
        </w:r>
        <w:r w:rsidRPr="00612E05">
          <w:rPr>
            <w:rFonts w:ascii="Arial" w:eastAsia="宋体" w:hAnsi="Arial" w:cs="Arial" w:hint="eastAsia"/>
            <w:kern w:val="0"/>
            <w:sz w:val="13"/>
            <w:szCs w:val="13"/>
          </w:rPr>
          <w:instrText>git shell"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什么是：git、git bash、git shellgit：一个快速的分布式版本控制系统（工具），支持该工具的网站有Github等。shell：是linux、unix系统的外壳（区别于核），用于输入并...</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641" w:author="Unknown"/>
          <w:rFonts w:ascii="微软雅黑" w:eastAsia="微软雅黑" w:hAnsi="微软雅黑" w:cs="Arial"/>
          <w:color w:val="5F6471"/>
          <w:kern w:val="0"/>
          <w:sz w:val="11"/>
          <w:szCs w:val="11"/>
        </w:rPr>
      </w:pPr>
      <w:ins w:id="642"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"https://blog.csdn.net/qq_36667170"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LolitaSian</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643"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25" name="图片 125"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644" w:author="Unknown">
        <w:r w:rsidRPr="00612E05">
          <w:rPr>
            <w:rFonts w:ascii="微软雅黑" w:eastAsia="微软雅黑" w:hAnsi="微软雅黑" w:cs="Arial" w:hint="eastAsia"/>
            <w:color w:val="999AAA"/>
            <w:kern w:val="0"/>
            <w:sz w:val="12"/>
          </w:rPr>
          <w:t> 9034</w:t>
        </w:r>
      </w:ins>
    </w:p>
    <w:p w:rsidR="00612E05" w:rsidRPr="00612E05" w:rsidRDefault="00612E05" w:rsidP="00612E05">
      <w:pPr>
        <w:widowControl/>
        <w:shd w:val="clear" w:color="auto" w:fill="FFFFFF"/>
        <w:spacing w:line="213" w:lineRule="atLeast"/>
        <w:jc w:val="left"/>
        <w:rPr>
          <w:ins w:id="645" w:author="Unknown"/>
          <w:rFonts w:ascii="宋体" w:eastAsia="宋体" w:hAnsi="宋体" w:cs="宋体" w:hint="eastAsia"/>
          <w:color w:val="4F4F4F"/>
          <w:kern w:val="0"/>
          <w:sz w:val="13"/>
          <w:szCs w:val="13"/>
          <w:u w:val="single"/>
        </w:rPr>
      </w:pPr>
      <w:ins w:id="646"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"https://blog.csdn.net/qq_36667170/article/details/79094257" \o "GitHub</w:instrText>
        </w:r>
        <w:r w:rsidRPr="00612E05">
          <w:rPr>
            <w:rFonts w:ascii="Arial" w:eastAsia="宋体" w:hAnsi="Arial" w:cs="Arial" w:hint="eastAsia"/>
            <w:kern w:val="0"/>
            <w:sz w:val="13"/>
            <w:szCs w:val="13"/>
          </w:rPr>
          <w:instrText>教程</w:instrText>
        </w:r>
        <w:r w:rsidRPr="00612E05">
          <w:rPr>
            <w:rFonts w:ascii="Arial" w:eastAsia="宋体" w:hAnsi="Arial" w:cs="Arial" w:hint="eastAsia"/>
            <w:kern w:val="0"/>
            <w:sz w:val="13"/>
            <w:szCs w:val="13"/>
          </w:rPr>
          <w:instrText xml:space="preserve"> SSH keys</w:instrText>
        </w:r>
        <w:r w:rsidRPr="00612E05">
          <w:rPr>
            <w:rFonts w:ascii="Arial" w:eastAsia="宋体" w:hAnsi="Arial" w:cs="Arial" w:hint="eastAsia"/>
            <w:kern w:val="0"/>
            <w:sz w:val="13"/>
            <w:szCs w:val="13"/>
          </w:rPr>
          <w:instrText>配置</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647" w:author="Unknown"/>
          <w:rFonts w:ascii="宋体" w:eastAsia="宋体" w:hAnsi="宋体" w:cs="宋体" w:hint="eastAsia"/>
          <w:color w:val="282B31"/>
          <w:kern w:val="0"/>
          <w:sz w:val="15"/>
          <w:szCs w:val="15"/>
        </w:rPr>
      </w:pPr>
      <w:ins w:id="648" w:author="Unknown">
        <w:r w:rsidRPr="00612E05">
          <w:rPr>
            <w:rFonts w:ascii="微软雅黑" w:eastAsia="微软雅黑" w:hAnsi="微软雅黑" w:cs="Arial" w:hint="eastAsia"/>
            <w:color w:val="E33E33"/>
            <w:kern w:val="0"/>
            <w:sz w:val="15"/>
            <w:u w:val="single"/>
          </w:rPr>
          <w:t>GitHub教程</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282B31"/>
            <w:kern w:val="0"/>
            <w:sz w:val="15"/>
            <w:szCs w:val="15"/>
            <w:u w:val="single"/>
          </w:rPr>
          <w:t>SSH keys配置</w:t>
        </w:r>
      </w:ins>
    </w:p>
    <w:p w:rsidR="00612E05" w:rsidRPr="00612E05" w:rsidRDefault="00612E05" w:rsidP="00612E05">
      <w:pPr>
        <w:widowControl/>
        <w:shd w:val="clear" w:color="auto" w:fill="FFFFFF"/>
        <w:spacing w:line="213" w:lineRule="atLeast"/>
        <w:jc w:val="left"/>
        <w:rPr>
          <w:ins w:id="649" w:author="Unknown"/>
          <w:rFonts w:ascii="Arial" w:eastAsia="宋体" w:hAnsi="Arial" w:cs="Arial" w:hint="eastAsia"/>
          <w:kern w:val="0"/>
          <w:sz w:val="13"/>
          <w:szCs w:val="13"/>
        </w:rPr>
      </w:pPr>
      <w:ins w:id="650"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651" w:author="Unknown"/>
          <w:rFonts w:ascii="Arial" w:eastAsia="宋体" w:hAnsi="Arial" w:cs="Arial"/>
          <w:kern w:val="0"/>
          <w:sz w:val="13"/>
          <w:szCs w:val="13"/>
        </w:rPr>
      </w:pPr>
      <w:ins w:id="652"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"https://blog.csdn.net/qq_36667170/article/details/79094257" \o "GitHub</w:instrText>
        </w:r>
        <w:r w:rsidRPr="00612E05">
          <w:rPr>
            <w:rFonts w:ascii="Arial" w:eastAsia="宋体" w:hAnsi="Arial" w:cs="Arial" w:hint="eastAsia"/>
            <w:kern w:val="0"/>
            <w:sz w:val="13"/>
            <w:szCs w:val="13"/>
          </w:rPr>
          <w:instrText>教程</w:instrText>
        </w:r>
        <w:r w:rsidRPr="00612E05">
          <w:rPr>
            <w:rFonts w:ascii="Arial" w:eastAsia="宋体" w:hAnsi="Arial" w:cs="Arial" w:hint="eastAsia"/>
            <w:kern w:val="0"/>
            <w:sz w:val="13"/>
            <w:szCs w:val="13"/>
          </w:rPr>
          <w:instrText xml:space="preserve"> SSH keys</w:instrText>
        </w:r>
        <w:r w:rsidRPr="00612E05">
          <w:rPr>
            <w:rFonts w:ascii="Arial" w:eastAsia="宋体" w:hAnsi="Arial" w:cs="Arial" w:hint="eastAsia"/>
            <w:kern w:val="0"/>
            <w:sz w:val="13"/>
            <w:szCs w:val="13"/>
          </w:rPr>
          <w:instrText>配置</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SSH 为 Secure Shell 的缩写，由 IETF 的网络小组（Network Working Group）所制定；SSH 为建立在应用层基础上的安全协议。在管理Git项目上，有两种克隆到本地...</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rPr>
          <w:ins w:id="653" w:author="Unknown"/>
          <w:rFonts w:ascii="微软雅黑" w:eastAsia="微软雅黑" w:hAnsi="微软雅黑" w:cs="宋体"/>
          <w:color w:val="4F4F4F"/>
          <w:kern w:val="0"/>
          <w:sz w:val="24"/>
          <w:szCs w:val="24"/>
          <w:u w:val="single"/>
        </w:rPr>
      </w:pPr>
      <w:ins w:id="654"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HYPERLINK "https://blog.csdn.net/yue_luo_/article/details/95776669" \t "_blank"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655" w:author="Unknown"/>
          <w:rFonts w:ascii="宋体" w:eastAsia="宋体" w:hAnsi="宋体" w:cs="宋体" w:hint="eastAsia"/>
          <w:color w:val="282B31"/>
          <w:kern w:val="0"/>
          <w:sz w:val="15"/>
          <w:szCs w:val="15"/>
        </w:rPr>
      </w:pPr>
      <w:ins w:id="656" w:author="Unknown">
        <w:r w:rsidRPr="00612E05">
          <w:rPr>
            <w:rFonts w:ascii="微软雅黑" w:eastAsia="微软雅黑" w:hAnsi="微软雅黑" w:cs="Arial" w:hint="eastAsia"/>
            <w:color w:val="E33E33"/>
            <w:kern w:val="0"/>
            <w:sz w:val="15"/>
            <w:u w:val="single"/>
          </w:rPr>
          <w:t>github</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E33E33"/>
            <w:kern w:val="0"/>
            <w:sz w:val="15"/>
            <w:u w:val="single"/>
          </w:rPr>
          <w:t>bash</w:t>
        </w:r>
        <w:r w:rsidRPr="00612E05">
          <w:rPr>
            <w:rFonts w:ascii="微软雅黑" w:eastAsia="微软雅黑" w:hAnsi="微软雅黑" w:cs="Arial" w:hint="eastAsia"/>
            <w:color w:val="282B31"/>
            <w:kern w:val="0"/>
            <w:sz w:val="15"/>
            <w:szCs w:val="15"/>
            <w:u w:val="single"/>
          </w:rPr>
          <w:t>方式与</w:t>
        </w:r>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282B31"/>
            <w:kern w:val="0"/>
            <w:sz w:val="15"/>
            <w:szCs w:val="15"/>
            <w:u w:val="single"/>
          </w:rPr>
          <w:t>Gui方式_yue_luo_的博客-CSDN博客</w:t>
        </w:r>
      </w:ins>
    </w:p>
    <w:p w:rsidR="00612E05" w:rsidRPr="00612E05" w:rsidRDefault="00612E05" w:rsidP="00612E05">
      <w:pPr>
        <w:widowControl/>
        <w:shd w:val="clear" w:color="auto" w:fill="FFFFFF"/>
        <w:spacing w:line="224" w:lineRule="atLeast"/>
        <w:jc w:val="left"/>
        <w:rPr>
          <w:ins w:id="657" w:author="Unknown"/>
          <w:rFonts w:ascii="微软雅黑" w:eastAsia="微软雅黑" w:hAnsi="微软雅黑" w:cs="Arial" w:hint="eastAsia"/>
          <w:color w:val="5F6471"/>
          <w:kern w:val="0"/>
          <w:sz w:val="11"/>
          <w:szCs w:val="11"/>
          <w:u w:val="single"/>
        </w:rPr>
      </w:pPr>
      <w:ins w:id="658" w:author="Unknown">
        <w:r w:rsidRPr="00612E05">
          <w:rPr>
            <w:rFonts w:ascii="微软雅黑" w:eastAsia="微软雅黑" w:hAnsi="微软雅黑" w:cs="Arial" w:hint="eastAsia"/>
            <w:color w:val="999AAA"/>
            <w:kern w:val="0"/>
            <w:sz w:val="11"/>
            <w:u w:val="single"/>
          </w:rPr>
          <w:t>1-9</w:t>
        </w:r>
      </w:ins>
    </w:p>
    <w:p w:rsidR="00612E05" w:rsidRPr="00612E05" w:rsidRDefault="00612E05" w:rsidP="00612E05">
      <w:pPr>
        <w:widowControl/>
        <w:shd w:val="clear" w:color="auto" w:fill="FFFFFF"/>
        <w:spacing w:line="213" w:lineRule="atLeast"/>
        <w:jc w:val="left"/>
        <w:rPr>
          <w:ins w:id="659" w:author="Unknown"/>
          <w:rFonts w:ascii="微软雅黑" w:eastAsia="微软雅黑" w:hAnsi="微软雅黑" w:cs="Arial" w:hint="eastAsia"/>
          <w:color w:val="999AAA"/>
          <w:kern w:val="0"/>
          <w:sz w:val="13"/>
          <w:szCs w:val="13"/>
          <w:u w:val="single"/>
        </w:rPr>
      </w:pPr>
      <w:ins w:id="660" w:author="Unknown">
        <w:r w:rsidRPr="00612E05">
          <w:rPr>
            <w:rFonts w:ascii="微软雅黑" w:eastAsia="微软雅黑" w:hAnsi="微软雅黑" w:cs="Arial" w:hint="eastAsia"/>
            <w:color w:val="999AAA"/>
            <w:kern w:val="0"/>
            <w:sz w:val="13"/>
            <w:szCs w:val="13"/>
            <w:u w:val="single"/>
          </w:rPr>
          <w:t>首先右键你的项目,如果你之前安装</w:t>
        </w:r>
        <w:r w:rsidRPr="00612E05">
          <w:rPr>
            <w:rFonts w:ascii="微软雅黑" w:eastAsia="微软雅黑" w:hAnsi="微软雅黑" w:cs="Arial" w:hint="eastAsia"/>
            <w:i/>
            <w:iCs/>
            <w:color w:val="999AAA"/>
            <w:kern w:val="0"/>
            <w:sz w:val="13"/>
            <w:u w:val="single"/>
          </w:rPr>
          <w:t>git</w:t>
        </w:r>
        <w:r w:rsidRPr="00612E05">
          <w:rPr>
            <w:rFonts w:ascii="微软雅黑" w:eastAsia="微软雅黑" w:hAnsi="微软雅黑" w:cs="Arial" w:hint="eastAsia"/>
            <w:color w:val="999AAA"/>
            <w:kern w:val="0"/>
            <w:sz w:val="13"/>
            <w:szCs w:val="13"/>
            <w:u w:val="single"/>
          </w:rPr>
          <w:t>成功的话,右键会出现两个新选项,分别为</w:t>
        </w:r>
        <w:r w:rsidRPr="00612E05">
          <w:rPr>
            <w:rFonts w:ascii="微软雅黑" w:eastAsia="微软雅黑" w:hAnsi="微软雅黑" w:cs="Arial" w:hint="eastAsia"/>
            <w:i/>
            <w:iCs/>
            <w:color w:val="999AAA"/>
            <w:kern w:val="0"/>
            <w:sz w:val="13"/>
            <w:u w:val="single"/>
          </w:rPr>
          <w:t>Git</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color w:val="999AAA"/>
            <w:kern w:val="0"/>
            <w:sz w:val="13"/>
            <w:szCs w:val="13"/>
            <w:u w:val="single"/>
          </w:rPr>
          <w:t>Gui Here,</w:t>
        </w:r>
        <w:r w:rsidRPr="00612E05">
          <w:rPr>
            <w:rFonts w:ascii="微软雅黑" w:eastAsia="微软雅黑" w:hAnsi="微软雅黑" w:cs="Arial" w:hint="eastAsia"/>
            <w:i/>
            <w:iCs/>
            <w:color w:val="999AAA"/>
            <w:kern w:val="0"/>
            <w:sz w:val="13"/>
            <w:u w:val="single"/>
          </w:rPr>
          <w:t>Git</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i/>
            <w:iCs/>
            <w:color w:val="999AAA"/>
            <w:kern w:val="0"/>
            <w:sz w:val="13"/>
            <w:u w:val="single"/>
          </w:rPr>
          <w:t>Bash</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color w:val="999AAA"/>
            <w:kern w:val="0"/>
            <w:sz w:val="13"/>
            <w:szCs w:val="13"/>
            <w:u w:val="single"/>
          </w:rPr>
          <w:t>Here,这里我们选择</w:t>
        </w:r>
        <w:r w:rsidRPr="00612E05">
          <w:rPr>
            <w:rFonts w:ascii="微软雅黑" w:eastAsia="微软雅黑" w:hAnsi="微软雅黑" w:cs="Arial" w:hint="eastAsia"/>
            <w:i/>
            <w:iCs/>
            <w:color w:val="999AAA"/>
            <w:kern w:val="0"/>
            <w:sz w:val="13"/>
            <w:u w:val="single"/>
          </w:rPr>
          <w:t>Git</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i/>
            <w:iCs/>
            <w:color w:val="999AAA"/>
            <w:kern w:val="0"/>
            <w:sz w:val="13"/>
            <w:u w:val="single"/>
          </w:rPr>
          <w:t>Bash</w:t>
        </w:r>
        <w:r w:rsidRPr="00612E05">
          <w:rPr>
            <w:rFonts w:ascii="微软雅黑" w:eastAsia="微软雅黑" w:hAnsi="微软雅黑" w:cs="Arial" w:hint="eastAsia"/>
            <w:color w:val="999AAA"/>
            <w:kern w:val="0"/>
            <w:sz w:val="13"/>
            <w:u w:val="single"/>
          </w:rPr>
          <w:t> </w:t>
        </w:r>
        <w:r w:rsidRPr="00612E05">
          <w:rPr>
            <w:rFonts w:ascii="微软雅黑" w:eastAsia="微软雅黑" w:hAnsi="微软雅黑" w:cs="Arial" w:hint="eastAsia"/>
            <w:color w:val="999AAA"/>
            <w:kern w:val="0"/>
            <w:sz w:val="13"/>
            <w:szCs w:val="13"/>
            <w:u w:val="single"/>
          </w:rPr>
          <w:t>Here,为了把</w:t>
        </w:r>
        <w:r w:rsidRPr="00612E05">
          <w:rPr>
            <w:rFonts w:ascii="微软雅黑" w:eastAsia="微软雅黑" w:hAnsi="微软雅黑" w:cs="Arial" w:hint="eastAsia"/>
            <w:i/>
            <w:iCs/>
            <w:color w:val="999AAA"/>
            <w:kern w:val="0"/>
            <w:sz w:val="13"/>
            <w:u w:val="single"/>
          </w:rPr>
          <w:t>github</w:t>
        </w:r>
        <w:r w:rsidRPr="00612E05">
          <w:rPr>
            <w:rFonts w:ascii="微软雅黑" w:eastAsia="微软雅黑" w:hAnsi="微软雅黑" w:cs="Arial" w:hint="eastAsia"/>
            <w:color w:val="999AAA"/>
            <w:kern w:val="0"/>
            <w:sz w:val="13"/>
            <w:szCs w:val="13"/>
            <w:u w:val="single"/>
          </w:rPr>
          <w:t>上面的仓库克隆到...</w:t>
        </w:r>
      </w:ins>
    </w:p>
    <w:p w:rsidR="00612E05" w:rsidRPr="00612E05" w:rsidRDefault="00612E05" w:rsidP="00612E05">
      <w:pPr>
        <w:widowControl/>
        <w:shd w:val="clear" w:color="auto" w:fill="FFFFFF"/>
        <w:spacing w:line="213" w:lineRule="atLeast"/>
        <w:jc w:val="left"/>
        <w:rPr>
          <w:ins w:id="661" w:author="Unknown"/>
          <w:rFonts w:ascii="Arial" w:eastAsia="宋体" w:hAnsi="Arial" w:cs="Arial" w:hint="eastAsia"/>
          <w:kern w:val="0"/>
          <w:sz w:val="13"/>
          <w:szCs w:val="13"/>
        </w:rPr>
      </w:pPr>
      <w:ins w:id="662"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rPr>
          <w:ins w:id="663" w:author="Unknown"/>
          <w:rFonts w:ascii="Arial" w:eastAsia="宋体" w:hAnsi="Arial" w:cs="Arial"/>
          <w:kern w:val="0"/>
          <w:sz w:val="13"/>
          <w:szCs w:val="13"/>
        </w:rPr>
      </w:pPr>
      <w:ins w:id="664"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INCLUDEPICTURE "https://blog.csdn.net/qq_36667170/article/details/79085301" \* MERGEFORMATINET </w:instrText>
        </w:r>
      </w:ins>
      <w:r w:rsidRPr="00612E05">
        <w:rPr>
          <w:rFonts w:ascii="Arial" w:eastAsia="宋体" w:hAnsi="Arial" w:cs="Arial"/>
          <w:kern w:val="0"/>
          <w:sz w:val="13"/>
          <w:szCs w:val="13"/>
        </w:rPr>
        <w:fldChar w:fldCharType="separate"/>
      </w:r>
      <w:r w:rsidRPr="00612E05">
        <w:rPr>
          <w:rFonts w:ascii="Arial" w:eastAsia="宋体" w:hAnsi="Arial" w:cs="Arial"/>
          <w:kern w:val="0"/>
          <w:sz w:val="13"/>
          <w:szCs w:val="13"/>
        </w:rPr>
        <w:pict>
          <v:shape id="_x0000_i1150" type="#_x0000_t75" alt="" style="width:23.85pt;height:23.85pt"/>
        </w:pict>
      </w:r>
      <w:ins w:id="665"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666" w:author="Unknown"/>
          <w:rFonts w:ascii="微软雅黑" w:eastAsia="微软雅黑" w:hAnsi="微软雅黑" w:cs="Arial"/>
          <w:color w:val="5F6471"/>
          <w:kern w:val="0"/>
          <w:sz w:val="11"/>
          <w:szCs w:val="11"/>
        </w:rPr>
      </w:pPr>
      <w:ins w:id="667"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"https://blog.csdn.net/qq_41782425"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cdtaogang's blog</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668"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27" name="图片 127"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669" w:author="Unknown">
        <w:r w:rsidRPr="00612E05">
          <w:rPr>
            <w:rFonts w:ascii="微软雅黑" w:eastAsia="微软雅黑" w:hAnsi="微软雅黑" w:cs="Arial" w:hint="eastAsia"/>
            <w:color w:val="999AAA"/>
            <w:kern w:val="0"/>
            <w:sz w:val="12"/>
          </w:rPr>
          <w:t> 12万+</w:t>
        </w:r>
      </w:ins>
    </w:p>
    <w:p w:rsidR="00612E05" w:rsidRPr="00612E05" w:rsidRDefault="00612E05" w:rsidP="00612E05">
      <w:pPr>
        <w:widowControl/>
        <w:shd w:val="clear" w:color="auto" w:fill="FFFFFF"/>
        <w:spacing w:line="213" w:lineRule="atLeast"/>
        <w:jc w:val="left"/>
        <w:rPr>
          <w:ins w:id="670" w:author="Unknown"/>
          <w:rFonts w:ascii="宋体" w:eastAsia="宋体" w:hAnsi="宋体" w:cs="宋体" w:hint="eastAsia"/>
          <w:color w:val="4F4F4F"/>
          <w:kern w:val="0"/>
          <w:sz w:val="13"/>
          <w:szCs w:val="13"/>
          <w:u w:val="single"/>
        </w:rPr>
      </w:pPr>
      <w:ins w:id="671"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"https://blog.csdn.net/qq_41782425/article/details/85183250" \o "</w:instrText>
        </w:r>
        <w:r w:rsidRPr="00612E05">
          <w:rPr>
            <w:rFonts w:ascii="Arial" w:eastAsia="宋体" w:hAnsi="Arial" w:cs="Arial" w:hint="eastAsia"/>
            <w:kern w:val="0"/>
            <w:sz w:val="13"/>
            <w:szCs w:val="13"/>
          </w:rPr>
          <w:instrText>最新</w:instrText>
        </w:r>
        <w:r w:rsidRPr="00612E05">
          <w:rPr>
            <w:rFonts w:ascii="Arial" w:eastAsia="宋体" w:hAnsi="Arial" w:cs="Arial" w:hint="eastAsia"/>
            <w:kern w:val="0"/>
            <w:sz w:val="13"/>
            <w:szCs w:val="13"/>
          </w:rPr>
          <w:instrText>GitHub</w:instrText>
        </w:r>
        <w:r w:rsidRPr="00612E05">
          <w:rPr>
            <w:rFonts w:ascii="Arial" w:eastAsia="宋体" w:hAnsi="Arial" w:cs="Arial" w:hint="eastAsia"/>
            <w:kern w:val="0"/>
            <w:sz w:val="13"/>
            <w:szCs w:val="13"/>
          </w:rPr>
          <w:instrText>新手使用教程</w:instrText>
        </w:r>
        <w:r w:rsidRPr="00612E05">
          <w:rPr>
            <w:rFonts w:ascii="Arial" w:eastAsia="宋体" w:hAnsi="Arial" w:cs="Arial" w:hint="eastAsia"/>
            <w:kern w:val="0"/>
            <w:sz w:val="13"/>
            <w:szCs w:val="13"/>
          </w:rPr>
          <w:instrText>(Windows Git</w:instrText>
        </w:r>
        <w:r w:rsidRPr="00612E05">
          <w:rPr>
            <w:rFonts w:ascii="Arial" w:eastAsia="宋体" w:hAnsi="Arial" w:cs="Arial" w:hint="eastAsia"/>
            <w:kern w:val="0"/>
            <w:sz w:val="13"/>
            <w:szCs w:val="13"/>
          </w:rPr>
          <w:instrText>从安装到使用</w:instrText>
        </w:r>
        <w:r w:rsidRPr="00612E05">
          <w:rPr>
            <w:rFonts w:ascii="Arial" w:eastAsia="宋体" w:hAnsi="Arial" w:cs="Arial" w:hint="eastAsia"/>
            <w:kern w:val="0"/>
            <w:sz w:val="13"/>
            <w:szCs w:val="13"/>
          </w:rPr>
          <w:instrText>)</w:instrText>
        </w:r>
        <w:r w:rsidRPr="00612E05">
          <w:rPr>
            <w:rFonts w:ascii="Arial" w:eastAsia="宋体" w:hAnsi="Arial" w:cs="Arial" w:hint="eastAsia"/>
            <w:kern w:val="0"/>
            <w:sz w:val="13"/>
            <w:szCs w:val="13"/>
          </w:rPr>
          <w:instrText>——详细图解</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672" w:author="Unknown"/>
          <w:rFonts w:ascii="宋体" w:eastAsia="宋体" w:hAnsi="宋体" w:cs="宋体" w:hint="eastAsia"/>
          <w:color w:val="282B31"/>
          <w:kern w:val="0"/>
          <w:sz w:val="15"/>
          <w:szCs w:val="15"/>
        </w:rPr>
      </w:pPr>
      <w:ins w:id="673" w:author="Unknown">
        <w:r w:rsidRPr="00612E05">
          <w:rPr>
            <w:rFonts w:ascii="微软雅黑" w:eastAsia="微软雅黑" w:hAnsi="微软雅黑" w:cs="Arial" w:hint="eastAsia"/>
            <w:color w:val="282B31"/>
            <w:kern w:val="0"/>
            <w:sz w:val="15"/>
            <w:szCs w:val="15"/>
            <w:u w:val="single"/>
          </w:rPr>
          <w:t>最新</w:t>
        </w:r>
        <w:r w:rsidRPr="00612E05">
          <w:rPr>
            <w:rFonts w:ascii="微软雅黑" w:eastAsia="微软雅黑" w:hAnsi="微软雅黑" w:cs="Arial" w:hint="eastAsia"/>
            <w:color w:val="E33E33"/>
            <w:kern w:val="0"/>
            <w:sz w:val="15"/>
            <w:u w:val="single"/>
          </w:rPr>
          <w:t>GitHub</w:t>
        </w:r>
        <w:r w:rsidRPr="00612E05">
          <w:rPr>
            <w:rFonts w:ascii="微软雅黑" w:eastAsia="微软雅黑" w:hAnsi="微软雅黑" w:cs="Arial" w:hint="eastAsia"/>
            <w:color w:val="282B31"/>
            <w:kern w:val="0"/>
            <w:sz w:val="15"/>
            <w:szCs w:val="15"/>
            <w:u w:val="single"/>
          </w:rPr>
          <w:t>新手使用</w:t>
        </w:r>
        <w:r w:rsidRPr="00612E05">
          <w:rPr>
            <w:rFonts w:ascii="微软雅黑" w:eastAsia="微软雅黑" w:hAnsi="微软雅黑" w:cs="Arial" w:hint="eastAsia"/>
            <w:color w:val="E33E33"/>
            <w:kern w:val="0"/>
            <w:sz w:val="15"/>
            <w:u w:val="single"/>
          </w:rPr>
          <w:t>教程</w:t>
        </w:r>
        <w:r w:rsidRPr="00612E05">
          <w:rPr>
            <w:rFonts w:ascii="微软雅黑" w:eastAsia="微软雅黑" w:hAnsi="微软雅黑" w:cs="Arial" w:hint="eastAsia"/>
            <w:color w:val="282B31"/>
            <w:kern w:val="0"/>
            <w:sz w:val="15"/>
            <w:szCs w:val="15"/>
            <w:u w:val="single"/>
          </w:rPr>
          <w:t>(Windows</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szCs w:val="15"/>
            <w:u w:val="single"/>
          </w:rPr>
          <w:t>从安装到使用)——</w:t>
        </w:r>
        <w:r w:rsidRPr="00612E05">
          <w:rPr>
            <w:rFonts w:ascii="微软雅黑" w:eastAsia="微软雅黑" w:hAnsi="微软雅黑" w:cs="Arial" w:hint="eastAsia"/>
            <w:color w:val="E33E33"/>
            <w:kern w:val="0"/>
            <w:sz w:val="15"/>
            <w:u w:val="single"/>
          </w:rPr>
          <w:t>详细</w:t>
        </w:r>
        <w:r w:rsidRPr="00612E05">
          <w:rPr>
            <w:rFonts w:ascii="微软雅黑" w:eastAsia="微软雅黑" w:hAnsi="微软雅黑" w:cs="Arial" w:hint="eastAsia"/>
            <w:color w:val="282B31"/>
            <w:kern w:val="0"/>
            <w:sz w:val="15"/>
            <w:szCs w:val="15"/>
            <w:u w:val="single"/>
          </w:rPr>
          <w:t>图解</w:t>
        </w:r>
      </w:ins>
    </w:p>
    <w:p w:rsidR="00612E05" w:rsidRPr="00612E05" w:rsidRDefault="00612E05" w:rsidP="00612E05">
      <w:pPr>
        <w:widowControl/>
        <w:shd w:val="clear" w:color="auto" w:fill="FFFFFF"/>
        <w:spacing w:line="213" w:lineRule="atLeast"/>
        <w:jc w:val="left"/>
        <w:rPr>
          <w:ins w:id="674" w:author="Unknown"/>
          <w:rFonts w:ascii="Arial" w:eastAsia="宋体" w:hAnsi="Arial" w:cs="Arial" w:hint="eastAsia"/>
          <w:kern w:val="0"/>
          <w:sz w:val="13"/>
          <w:szCs w:val="13"/>
        </w:rPr>
      </w:pPr>
      <w:ins w:id="675"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676" w:author="Unknown"/>
          <w:rFonts w:ascii="Arial" w:eastAsia="宋体" w:hAnsi="Arial" w:cs="Arial"/>
          <w:kern w:val="0"/>
          <w:sz w:val="13"/>
          <w:szCs w:val="13"/>
        </w:rPr>
      </w:pPr>
      <w:ins w:id="677"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"https://blog.csdn.net/qq_41782425/article/details/85183250" \o "</w:instrText>
        </w:r>
        <w:r w:rsidRPr="00612E05">
          <w:rPr>
            <w:rFonts w:ascii="Arial" w:eastAsia="宋体" w:hAnsi="Arial" w:cs="Arial" w:hint="eastAsia"/>
            <w:kern w:val="0"/>
            <w:sz w:val="13"/>
            <w:szCs w:val="13"/>
          </w:rPr>
          <w:instrText>最新</w:instrText>
        </w:r>
        <w:r w:rsidRPr="00612E05">
          <w:rPr>
            <w:rFonts w:ascii="Arial" w:eastAsia="宋体" w:hAnsi="Arial" w:cs="Arial" w:hint="eastAsia"/>
            <w:kern w:val="0"/>
            <w:sz w:val="13"/>
            <w:szCs w:val="13"/>
          </w:rPr>
          <w:instrText>GitHub</w:instrText>
        </w:r>
        <w:r w:rsidRPr="00612E05">
          <w:rPr>
            <w:rFonts w:ascii="Arial" w:eastAsia="宋体" w:hAnsi="Arial" w:cs="Arial" w:hint="eastAsia"/>
            <w:kern w:val="0"/>
            <w:sz w:val="13"/>
            <w:szCs w:val="13"/>
          </w:rPr>
          <w:instrText>新手使用教程</w:instrText>
        </w:r>
        <w:r w:rsidRPr="00612E05">
          <w:rPr>
            <w:rFonts w:ascii="Arial" w:eastAsia="宋体" w:hAnsi="Arial" w:cs="Arial" w:hint="eastAsia"/>
            <w:kern w:val="0"/>
            <w:sz w:val="13"/>
            <w:szCs w:val="13"/>
          </w:rPr>
          <w:instrText>(Windows Git</w:instrText>
        </w:r>
        <w:r w:rsidRPr="00612E05">
          <w:rPr>
            <w:rFonts w:ascii="Arial" w:eastAsia="宋体" w:hAnsi="Arial" w:cs="Arial" w:hint="eastAsia"/>
            <w:kern w:val="0"/>
            <w:sz w:val="13"/>
            <w:szCs w:val="13"/>
          </w:rPr>
          <w:instrText>从安装到使用</w:instrText>
        </w:r>
        <w:r w:rsidRPr="00612E05">
          <w:rPr>
            <w:rFonts w:ascii="Arial" w:eastAsia="宋体" w:hAnsi="Arial" w:cs="Arial" w:hint="eastAsia"/>
            <w:kern w:val="0"/>
            <w:sz w:val="13"/>
            <w:szCs w:val="13"/>
          </w:rPr>
          <w:instrText>)</w:instrText>
        </w:r>
        <w:r w:rsidRPr="00612E05">
          <w:rPr>
            <w:rFonts w:ascii="Arial" w:eastAsia="宋体" w:hAnsi="Arial" w:cs="Arial" w:hint="eastAsia"/>
            <w:kern w:val="0"/>
            <w:sz w:val="13"/>
            <w:szCs w:val="13"/>
          </w:rPr>
          <w:instrText>——详细图解</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说明：该篇博客是博主一字一码编写的，实属不易，请尊重原创，谢谢大家！一.叙述1.Git简介Git(读音为/g</w:t>
        </w:r>
        <w:r w:rsidRPr="00612E05">
          <w:rPr>
            <w:rFonts w:ascii="MS Gothic" w:eastAsia="MS Gothic" w:hAnsi="MS Gothic" w:cs="MS Gothic" w:hint="eastAsia"/>
            <w:color w:val="999AAA"/>
            <w:kern w:val="0"/>
            <w:sz w:val="13"/>
            <w:u w:val="single"/>
          </w:rPr>
          <w:t>ɪ</w:t>
        </w:r>
        <w:r w:rsidRPr="00612E05">
          <w:rPr>
            <w:rFonts w:ascii="微软雅黑" w:eastAsia="微软雅黑" w:hAnsi="微软雅黑" w:cs="Arial" w:hint="eastAsia"/>
            <w:color w:val="999AAA"/>
            <w:kern w:val="0"/>
            <w:sz w:val="13"/>
            <w:u w:val="single"/>
          </w:rPr>
          <w:t>t/。)是一个开源的分布式版本控制系统，可以有效、高速地处理从很小到非常大的项目版本管理。...</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678" w:author="Unknown"/>
          <w:rFonts w:ascii="微软雅黑" w:eastAsia="微软雅黑" w:hAnsi="微软雅黑" w:cs="Arial"/>
          <w:color w:val="5F6471"/>
          <w:kern w:val="0"/>
          <w:sz w:val="11"/>
          <w:szCs w:val="11"/>
        </w:rPr>
      </w:pPr>
      <w:ins w:id="679"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"https://blog.csdn.net/sishen47k"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谢宗南的博客</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680"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28" name="图片 128"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681" w:author="Unknown">
        <w:r w:rsidRPr="00612E05">
          <w:rPr>
            <w:rFonts w:ascii="微软雅黑" w:eastAsia="微软雅黑" w:hAnsi="微软雅黑" w:cs="Arial" w:hint="eastAsia"/>
            <w:color w:val="999AAA"/>
            <w:kern w:val="0"/>
            <w:sz w:val="12"/>
          </w:rPr>
          <w:t> 12万+</w:t>
        </w:r>
      </w:ins>
    </w:p>
    <w:p w:rsidR="00612E05" w:rsidRPr="00612E05" w:rsidRDefault="00612E05" w:rsidP="00612E05">
      <w:pPr>
        <w:widowControl/>
        <w:shd w:val="clear" w:color="auto" w:fill="FFFFFF"/>
        <w:spacing w:line="213" w:lineRule="atLeast"/>
        <w:jc w:val="left"/>
        <w:rPr>
          <w:ins w:id="682" w:author="Unknown"/>
          <w:rFonts w:ascii="宋体" w:eastAsia="宋体" w:hAnsi="宋体" w:cs="宋体" w:hint="eastAsia"/>
          <w:color w:val="4F4F4F"/>
          <w:kern w:val="0"/>
          <w:sz w:val="13"/>
          <w:szCs w:val="13"/>
          <w:u w:val="single"/>
        </w:rPr>
      </w:pPr>
      <w:ins w:id="683"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 xml:space="preserve">HYPERLINK "https://blog.csdn.net/sishen47k/article/details/80211002" \o "Git </w:instrText>
        </w:r>
        <w:r w:rsidRPr="00612E05">
          <w:rPr>
            <w:rFonts w:ascii="Arial" w:eastAsia="宋体" w:hAnsi="Arial" w:cs="Arial" w:hint="eastAsia"/>
            <w:kern w:val="0"/>
            <w:sz w:val="13"/>
            <w:szCs w:val="13"/>
          </w:rPr>
          <w:instrText>中文详细安装教程</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684" w:author="Unknown"/>
          <w:rFonts w:ascii="宋体" w:eastAsia="宋体" w:hAnsi="宋体" w:cs="宋体" w:hint="eastAsia"/>
          <w:color w:val="282B31"/>
          <w:kern w:val="0"/>
          <w:sz w:val="15"/>
          <w:szCs w:val="15"/>
        </w:rPr>
      </w:pPr>
      <w:ins w:id="685" w:author="Unknown">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282B31"/>
            <w:kern w:val="0"/>
            <w:sz w:val="15"/>
            <w:szCs w:val="15"/>
            <w:u w:val="single"/>
          </w:rPr>
          <w:t>中文</w:t>
        </w:r>
        <w:r w:rsidRPr="00612E05">
          <w:rPr>
            <w:rFonts w:ascii="微软雅黑" w:eastAsia="微软雅黑" w:hAnsi="微软雅黑" w:cs="Arial" w:hint="eastAsia"/>
            <w:color w:val="E33E33"/>
            <w:kern w:val="0"/>
            <w:sz w:val="15"/>
            <w:u w:val="single"/>
          </w:rPr>
          <w:t>详细</w:t>
        </w:r>
        <w:r w:rsidRPr="00612E05">
          <w:rPr>
            <w:rFonts w:ascii="微软雅黑" w:eastAsia="微软雅黑" w:hAnsi="微软雅黑" w:cs="Arial" w:hint="eastAsia"/>
            <w:color w:val="282B31"/>
            <w:kern w:val="0"/>
            <w:sz w:val="15"/>
            <w:szCs w:val="15"/>
            <w:u w:val="single"/>
          </w:rPr>
          <w:t>安装</w:t>
        </w:r>
        <w:r w:rsidRPr="00612E05">
          <w:rPr>
            <w:rFonts w:ascii="微软雅黑" w:eastAsia="微软雅黑" w:hAnsi="微软雅黑" w:cs="Arial" w:hint="eastAsia"/>
            <w:color w:val="E33E33"/>
            <w:kern w:val="0"/>
            <w:sz w:val="15"/>
            <w:u w:val="single"/>
          </w:rPr>
          <w:t>教程</w:t>
        </w:r>
      </w:ins>
    </w:p>
    <w:p w:rsidR="00612E05" w:rsidRPr="00612E05" w:rsidRDefault="00612E05" w:rsidP="00612E05">
      <w:pPr>
        <w:widowControl/>
        <w:shd w:val="clear" w:color="auto" w:fill="FFFFFF"/>
        <w:spacing w:line="213" w:lineRule="atLeast"/>
        <w:jc w:val="left"/>
        <w:rPr>
          <w:ins w:id="686" w:author="Unknown"/>
          <w:rFonts w:ascii="Arial" w:eastAsia="宋体" w:hAnsi="Arial" w:cs="Arial" w:hint="eastAsia"/>
          <w:kern w:val="0"/>
          <w:sz w:val="13"/>
          <w:szCs w:val="13"/>
        </w:rPr>
      </w:pPr>
      <w:ins w:id="687"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688" w:author="Unknown"/>
          <w:rFonts w:ascii="Arial" w:eastAsia="宋体" w:hAnsi="Arial" w:cs="Arial"/>
          <w:kern w:val="0"/>
          <w:sz w:val="13"/>
          <w:szCs w:val="13"/>
        </w:rPr>
      </w:pPr>
      <w:ins w:id="689"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 xml:space="preserve">HYPERLINK "https://blog.csdn.net/sishen47k/article/details/80211002" \o "Git </w:instrText>
        </w:r>
        <w:r w:rsidRPr="00612E05">
          <w:rPr>
            <w:rFonts w:ascii="Arial" w:eastAsia="宋体" w:hAnsi="Arial" w:cs="Arial" w:hint="eastAsia"/>
            <w:kern w:val="0"/>
            <w:sz w:val="13"/>
            <w:szCs w:val="13"/>
          </w:rPr>
          <w:instrText>中文详细安装教程</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GitSetup2.17.0Git中文安装教程AUTHOR： 谢宗南https://creativecommons.org/licenses/by-nc-nd/4.0/deed.zh 本人GitHub...</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690" w:author="Unknown"/>
          <w:rFonts w:ascii="微软雅黑" w:eastAsia="微软雅黑" w:hAnsi="微软雅黑" w:cs="Arial"/>
          <w:color w:val="5F6471"/>
          <w:kern w:val="0"/>
          <w:sz w:val="11"/>
          <w:szCs w:val="11"/>
        </w:rPr>
      </w:pPr>
      <w:ins w:id="691"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"https://blog.csdn.net/qq_36667170"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LolitaSian</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692"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lastRenderedPageBreak/>
        <w:drawing>
          <wp:inline distT="0" distB="0" distL="0" distR="0">
            <wp:extent cx="267335" cy="267335"/>
            <wp:effectExtent l="19050" t="0" r="0" b="0"/>
            <wp:docPr id="129" name="图片 129"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693" w:author="Unknown">
        <w:r w:rsidRPr="00612E05">
          <w:rPr>
            <w:rFonts w:ascii="微软雅黑" w:eastAsia="微软雅黑" w:hAnsi="微软雅黑" w:cs="Arial" w:hint="eastAsia"/>
            <w:color w:val="999AAA"/>
            <w:kern w:val="0"/>
            <w:sz w:val="12"/>
          </w:rPr>
          <w:t> 4787</w:t>
        </w:r>
      </w:ins>
    </w:p>
    <w:p w:rsidR="00612E05" w:rsidRPr="00612E05" w:rsidRDefault="00612E05" w:rsidP="00612E05">
      <w:pPr>
        <w:widowControl/>
        <w:shd w:val="clear" w:color="auto" w:fill="FFFFFF"/>
        <w:spacing w:line="213" w:lineRule="atLeast"/>
        <w:jc w:val="left"/>
        <w:rPr>
          <w:ins w:id="694" w:author="Unknown"/>
          <w:rFonts w:ascii="宋体" w:eastAsia="宋体" w:hAnsi="宋体" w:cs="宋体" w:hint="eastAsia"/>
          <w:color w:val="4F4F4F"/>
          <w:kern w:val="0"/>
          <w:sz w:val="13"/>
          <w:szCs w:val="13"/>
          <w:u w:val="single"/>
        </w:rPr>
      </w:pPr>
      <w:ins w:id="695"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"https://blog.csdn.net/qq_36667170/article/details/79079750" \o "GitHub</w:instrText>
        </w:r>
        <w:r w:rsidRPr="00612E05">
          <w:rPr>
            <w:rFonts w:ascii="Arial" w:eastAsia="宋体" w:hAnsi="Arial" w:cs="Arial" w:hint="eastAsia"/>
            <w:kern w:val="0"/>
            <w:sz w:val="13"/>
            <w:szCs w:val="13"/>
          </w:rPr>
          <w:instrText>教程</w:instrText>
        </w:r>
        <w:r w:rsidRPr="00612E05">
          <w:rPr>
            <w:rFonts w:ascii="Arial" w:eastAsia="宋体" w:hAnsi="Arial" w:cs="Arial" w:hint="eastAsia"/>
            <w:kern w:val="0"/>
            <w:sz w:val="13"/>
            <w:szCs w:val="13"/>
          </w:rPr>
          <w:instrText xml:space="preserve"> </w:instrText>
        </w:r>
        <w:r w:rsidRPr="00612E05">
          <w:rPr>
            <w:rFonts w:ascii="Arial" w:eastAsia="宋体" w:hAnsi="Arial" w:cs="Arial" w:hint="eastAsia"/>
            <w:kern w:val="0"/>
            <w:sz w:val="13"/>
            <w:szCs w:val="13"/>
          </w:rPr>
          <w:instrText>仓库的创建、同步、删除</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696" w:author="Unknown"/>
          <w:rFonts w:ascii="宋体" w:eastAsia="宋体" w:hAnsi="宋体" w:cs="宋体" w:hint="eastAsia"/>
          <w:color w:val="282B31"/>
          <w:kern w:val="0"/>
          <w:sz w:val="15"/>
          <w:szCs w:val="15"/>
        </w:rPr>
      </w:pPr>
      <w:ins w:id="697" w:author="Unknown">
        <w:r w:rsidRPr="00612E05">
          <w:rPr>
            <w:rFonts w:ascii="微软雅黑" w:eastAsia="微软雅黑" w:hAnsi="微软雅黑" w:cs="Arial" w:hint="eastAsia"/>
            <w:color w:val="E33E33"/>
            <w:kern w:val="0"/>
            <w:sz w:val="15"/>
            <w:u w:val="single"/>
          </w:rPr>
          <w:t>GitHub教程</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282B31"/>
            <w:kern w:val="0"/>
            <w:sz w:val="15"/>
            <w:szCs w:val="15"/>
            <w:u w:val="single"/>
          </w:rPr>
          <w:t>仓库的创建、同步、删除</w:t>
        </w:r>
      </w:ins>
    </w:p>
    <w:p w:rsidR="00612E05" w:rsidRPr="00612E05" w:rsidRDefault="00612E05" w:rsidP="00612E05">
      <w:pPr>
        <w:widowControl/>
        <w:shd w:val="clear" w:color="auto" w:fill="FFFFFF"/>
        <w:spacing w:line="213" w:lineRule="atLeast"/>
        <w:jc w:val="left"/>
        <w:rPr>
          <w:ins w:id="698" w:author="Unknown"/>
          <w:rFonts w:ascii="Arial" w:eastAsia="宋体" w:hAnsi="Arial" w:cs="Arial" w:hint="eastAsia"/>
          <w:kern w:val="0"/>
          <w:sz w:val="13"/>
          <w:szCs w:val="13"/>
        </w:rPr>
      </w:pPr>
      <w:ins w:id="699"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700" w:author="Unknown"/>
          <w:rFonts w:ascii="Arial" w:eastAsia="宋体" w:hAnsi="Arial" w:cs="Arial"/>
          <w:kern w:val="0"/>
          <w:sz w:val="13"/>
          <w:szCs w:val="13"/>
        </w:rPr>
      </w:pPr>
      <w:ins w:id="701"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"https://blog.csdn.net/qq_36667170/article/details/79079750" \o "GitHub</w:instrText>
        </w:r>
        <w:r w:rsidRPr="00612E05">
          <w:rPr>
            <w:rFonts w:ascii="Arial" w:eastAsia="宋体" w:hAnsi="Arial" w:cs="Arial" w:hint="eastAsia"/>
            <w:kern w:val="0"/>
            <w:sz w:val="13"/>
            <w:szCs w:val="13"/>
          </w:rPr>
          <w:instrText>教程</w:instrText>
        </w:r>
        <w:r w:rsidRPr="00612E05">
          <w:rPr>
            <w:rFonts w:ascii="Arial" w:eastAsia="宋体" w:hAnsi="Arial" w:cs="Arial" w:hint="eastAsia"/>
            <w:kern w:val="0"/>
            <w:sz w:val="13"/>
            <w:szCs w:val="13"/>
          </w:rPr>
          <w:instrText xml:space="preserve"> </w:instrText>
        </w:r>
        <w:r w:rsidRPr="00612E05">
          <w:rPr>
            <w:rFonts w:ascii="Arial" w:eastAsia="宋体" w:hAnsi="Arial" w:cs="Arial" w:hint="eastAsia"/>
            <w:kern w:val="0"/>
            <w:sz w:val="13"/>
            <w:szCs w:val="13"/>
          </w:rPr>
          <w:instrText>仓库的创建、同步、删除</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本文你可以看到：- 在网页上进行建立删除- 在GitHub Desktop上操作</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702" w:author="Unknown"/>
          <w:rFonts w:ascii="微软雅黑" w:eastAsia="微软雅黑" w:hAnsi="微软雅黑" w:cs="Arial"/>
          <w:color w:val="5F6471"/>
          <w:kern w:val="0"/>
          <w:sz w:val="11"/>
          <w:szCs w:val="11"/>
        </w:rPr>
      </w:pPr>
      <w:ins w:id="703"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"https://blog.csdn.net/qq_34842671"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编码强迫症患者</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704"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30" name="图片 130"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705" w:author="Unknown">
        <w:r w:rsidRPr="00612E05">
          <w:rPr>
            <w:rFonts w:ascii="微软雅黑" w:eastAsia="微软雅黑" w:hAnsi="微软雅黑" w:cs="Arial" w:hint="eastAsia"/>
            <w:color w:val="999AAA"/>
            <w:kern w:val="0"/>
            <w:sz w:val="12"/>
          </w:rPr>
          <w:t> 7万+</w:t>
        </w:r>
      </w:ins>
    </w:p>
    <w:p w:rsidR="00612E05" w:rsidRPr="00612E05" w:rsidRDefault="00612E05" w:rsidP="00612E05">
      <w:pPr>
        <w:widowControl/>
        <w:shd w:val="clear" w:color="auto" w:fill="FFFFFF"/>
        <w:spacing w:line="213" w:lineRule="atLeast"/>
        <w:jc w:val="left"/>
        <w:rPr>
          <w:ins w:id="706" w:author="Unknown"/>
          <w:rFonts w:ascii="宋体" w:eastAsia="宋体" w:hAnsi="宋体" w:cs="宋体" w:hint="eastAsia"/>
          <w:color w:val="4F4F4F"/>
          <w:kern w:val="0"/>
          <w:sz w:val="13"/>
          <w:szCs w:val="13"/>
          <w:u w:val="single"/>
        </w:rPr>
      </w:pPr>
      <w:ins w:id="707"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"https://blog.csdn.net/qq_34842671/article/details/70916587" \o "Git</w:instrText>
        </w:r>
        <w:r w:rsidRPr="00612E05">
          <w:rPr>
            <w:rFonts w:ascii="Arial" w:eastAsia="宋体" w:hAnsi="Arial" w:cs="Arial" w:hint="eastAsia"/>
            <w:kern w:val="0"/>
            <w:sz w:val="13"/>
            <w:szCs w:val="13"/>
          </w:rPr>
          <w:instrText>可视化教程——</w:instrText>
        </w:r>
        <w:r w:rsidRPr="00612E05">
          <w:rPr>
            <w:rFonts w:ascii="Arial" w:eastAsia="宋体" w:hAnsi="Arial" w:cs="Arial" w:hint="eastAsia"/>
            <w:kern w:val="0"/>
            <w:sz w:val="13"/>
            <w:szCs w:val="13"/>
          </w:rPr>
          <w:instrText>Git Gui</w:instrText>
        </w:r>
        <w:r w:rsidRPr="00612E05">
          <w:rPr>
            <w:rFonts w:ascii="Arial" w:eastAsia="宋体" w:hAnsi="Arial" w:cs="Arial" w:hint="eastAsia"/>
            <w:kern w:val="0"/>
            <w:sz w:val="13"/>
            <w:szCs w:val="13"/>
          </w:rPr>
          <w:instrText>的使用</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708" w:author="Unknown"/>
          <w:rFonts w:ascii="宋体" w:eastAsia="宋体" w:hAnsi="宋体" w:cs="宋体" w:hint="eastAsia"/>
          <w:color w:val="282B31"/>
          <w:kern w:val="0"/>
          <w:sz w:val="15"/>
          <w:szCs w:val="15"/>
        </w:rPr>
      </w:pPr>
      <w:ins w:id="709" w:author="Unknown">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szCs w:val="15"/>
            <w:u w:val="single"/>
          </w:rPr>
          <w:t>可视化</w:t>
        </w:r>
        <w:r w:rsidRPr="00612E05">
          <w:rPr>
            <w:rFonts w:ascii="微软雅黑" w:eastAsia="微软雅黑" w:hAnsi="微软雅黑" w:cs="Arial" w:hint="eastAsia"/>
            <w:color w:val="E33E33"/>
            <w:kern w:val="0"/>
            <w:sz w:val="15"/>
            <w:u w:val="single"/>
          </w:rPr>
          <w:t>教程</w:t>
        </w:r>
        <w:r w:rsidRPr="00612E05">
          <w:rPr>
            <w:rFonts w:ascii="微软雅黑" w:eastAsia="微软雅黑" w:hAnsi="微软雅黑" w:cs="Arial" w:hint="eastAsia"/>
            <w:color w:val="282B31"/>
            <w:kern w:val="0"/>
            <w:sz w:val="15"/>
            <w:szCs w:val="15"/>
            <w:u w:val="single"/>
          </w:rPr>
          <w:t>——</w:t>
        </w:r>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282B31"/>
            <w:kern w:val="0"/>
            <w:sz w:val="15"/>
            <w:szCs w:val="15"/>
            <w:u w:val="single"/>
          </w:rPr>
          <w:t>Gui的使用</w:t>
        </w:r>
      </w:ins>
    </w:p>
    <w:p w:rsidR="00612E05" w:rsidRPr="00612E05" w:rsidRDefault="00612E05" w:rsidP="00612E05">
      <w:pPr>
        <w:widowControl/>
        <w:shd w:val="clear" w:color="auto" w:fill="FFFFFF"/>
        <w:spacing w:line="213" w:lineRule="atLeast"/>
        <w:jc w:val="left"/>
        <w:rPr>
          <w:ins w:id="710" w:author="Unknown"/>
          <w:rFonts w:ascii="Arial" w:eastAsia="宋体" w:hAnsi="Arial" w:cs="Arial" w:hint="eastAsia"/>
          <w:kern w:val="0"/>
          <w:sz w:val="13"/>
          <w:szCs w:val="13"/>
        </w:rPr>
      </w:pPr>
      <w:ins w:id="711"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712" w:author="Unknown"/>
          <w:rFonts w:ascii="Arial" w:eastAsia="宋体" w:hAnsi="Arial" w:cs="Arial"/>
          <w:kern w:val="0"/>
          <w:sz w:val="13"/>
          <w:szCs w:val="13"/>
        </w:rPr>
      </w:pPr>
      <w:ins w:id="713"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"https://blog.csdn.net/qq_34842671/article/details/70916587" \o "Git</w:instrText>
        </w:r>
        <w:r w:rsidRPr="00612E05">
          <w:rPr>
            <w:rFonts w:ascii="Arial" w:eastAsia="宋体" w:hAnsi="Arial" w:cs="Arial" w:hint="eastAsia"/>
            <w:kern w:val="0"/>
            <w:sz w:val="13"/>
            <w:szCs w:val="13"/>
          </w:rPr>
          <w:instrText>可视化教程——</w:instrText>
        </w:r>
        <w:r w:rsidRPr="00612E05">
          <w:rPr>
            <w:rFonts w:ascii="Arial" w:eastAsia="宋体" w:hAnsi="Arial" w:cs="Arial" w:hint="eastAsia"/>
            <w:kern w:val="0"/>
            <w:sz w:val="13"/>
            <w:szCs w:val="13"/>
          </w:rPr>
          <w:instrText>Git Gui</w:instrText>
        </w:r>
        <w:r w:rsidRPr="00612E05">
          <w:rPr>
            <w:rFonts w:ascii="Arial" w:eastAsia="宋体" w:hAnsi="Arial" w:cs="Arial" w:hint="eastAsia"/>
            <w:kern w:val="0"/>
            <w:sz w:val="13"/>
            <w:szCs w:val="13"/>
          </w:rPr>
          <w:instrText>的使用</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Git可视化教程——Git Gui的使用</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714" w:author="Unknown"/>
          <w:rFonts w:ascii="微软雅黑" w:eastAsia="微软雅黑" w:hAnsi="微软雅黑" w:cs="Arial"/>
          <w:color w:val="5F6471"/>
          <w:kern w:val="0"/>
          <w:sz w:val="11"/>
          <w:szCs w:val="11"/>
        </w:rPr>
      </w:pPr>
      <w:ins w:id="715"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"https://blog.csdn.net/qq_36667170"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LolitaSian</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716"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31" name="图片 131"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717" w:author="Unknown">
        <w:r w:rsidRPr="00612E05">
          <w:rPr>
            <w:rFonts w:ascii="微软雅黑" w:eastAsia="微软雅黑" w:hAnsi="微软雅黑" w:cs="Arial" w:hint="eastAsia"/>
            <w:color w:val="999AAA"/>
            <w:kern w:val="0"/>
            <w:sz w:val="12"/>
          </w:rPr>
          <w:t> 5万+</w:t>
        </w:r>
      </w:ins>
    </w:p>
    <w:p w:rsidR="00612E05" w:rsidRPr="00612E05" w:rsidRDefault="00612E05" w:rsidP="00612E05">
      <w:pPr>
        <w:widowControl/>
        <w:shd w:val="clear" w:color="auto" w:fill="FFFFFF"/>
        <w:spacing w:line="213" w:lineRule="atLeast"/>
        <w:jc w:val="left"/>
        <w:rPr>
          <w:ins w:id="718" w:author="Unknown"/>
          <w:rFonts w:ascii="宋体" w:eastAsia="宋体" w:hAnsi="宋体" w:cs="宋体" w:hint="eastAsia"/>
          <w:color w:val="4F4F4F"/>
          <w:kern w:val="0"/>
          <w:sz w:val="13"/>
          <w:szCs w:val="13"/>
          <w:u w:val="single"/>
        </w:rPr>
      </w:pPr>
      <w:ins w:id="719"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"https://blog.csdn.net/qq_36667170/article/details/79067306" \o "GitHub</w:instrText>
        </w:r>
        <w:r w:rsidRPr="00612E05">
          <w:rPr>
            <w:rFonts w:ascii="Arial" w:eastAsia="宋体" w:hAnsi="Arial" w:cs="Arial" w:hint="eastAsia"/>
            <w:kern w:val="0"/>
            <w:sz w:val="13"/>
            <w:szCs w:val="13"/>
          </w:rPr>
          <w:instrText>教程</w:instrText>
        </w:r>
        <w:r w:rsidRPr="00612E05">
          <w:rPr>
            <w:rFonts w:ascii="Arial" w:eastAsia="宋体" w:hAnsi="Arial" w:cs="Arial" w:hint="eastAsia"/>
            <w:kern w:val="0"/>
            <w:sz w:val="13"/>
            <w:szCs w:val="13"/>
          </w:rPr>
          <w:instrText xml:space="preserve"> </w:instrText>
        </w:r>
        <w:r w:rsidRPr="00612E05">
          <w:rPr>
            <w:rFonts w:ascii="Arial" w:eastAsia="宋体" w:hAnsi="Arial" w:cs="Arial" w:hint="eastAsia"/>
            <w:kern w:val="0"/>
            <w:sz w:val="13"/>
            <w:szCs w:val="13"/>
          </w:rPr>
          <w:instrText>如何修改</w:instrText>
        </w:r>
        <w:r w:rsidRPr="00612E05">
          <w:rPr>
            <w:rFonts w:ascii="Arial" w:eastAsia="宋体" w:hAnsi="Arial" w:cs="Arial" w:hint="eastAsia"/>
            <w:kern w:val="0"/>
            <w:sz w:val="13"/>
            <w:szCs w:val="13"/>
          </w:rPr>
          <w:instrText>Github</w:instrText>
        </w:r>
        <w:r w:rsidRPr="00612E05">
          <w:rPr>
            <w:rFonts w:ascii="Arial" w:eastAsia="宋体" w:hAnsi="Arial" w:cs="Arial" w:hint="eastAsia"/>
            <w:kern w:val="0"/>
            <w:sz w:val="13"/>
            <w:szCs w:val="13"/>
          </w:rPr>
          <w:instrText>用户名</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720" w:author="Unknown"/>
          <w:rFonts w:ascii="宋体" w:eastAsia="宋体" w:hAnsi="宋体" w:cs="宋体" w:hint="eastAsia"/>
          <w:color w:val="282B31"/>
          <w:kern w:val="0"/>
          <w:sz w:val="15"/>
          <w:szCs w:val="15"/>
        </w:rPr>
      </w:pPr>
      <w:ins w:id="721" w:author="Unknown">
        <w:r w:rsidRPr="00612E05">
          <w:rPr>
            <w:rFonts w:ascii="微软雅黑" w:eastAsia="微软雅黑" w:hAnsi="微软雅黑" w:cs="Arial" w:hint="eastAsia"/>
            <w:color w:val="E33E33"/>
            <w:kern w:val="0"/>
            <w:sz w:val="15"/>
            <w:u w:val="single"/>
          </w:rPr>
          <w:t>GitHub教程</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282B31"/>
            <w:kern w:val="0"/>
            <w:sz w:val="15"/>
            <w:szCs w:val="15"/>
            <w:u w:val="single"/>
          </w:rPr>
          <w:t>如何修改</w:t>
        </w:r>
        <w:r w:rsidRPr="00612E05">
          <w:rPr>
            <w:rFonts w:ascii="微软雅黑" w:eastAsia="微软雅黑" w:hAnsi="微软雅黑" w:cs="Arial" w:hint="eastAsia"/>
            <w:color w:val="E33E33"/>
            <w:kern w:val="0"/>
            <w:sz w:val="15"/>
            <w:u w:val="single"/>
          </w:rPr>
          <w:t>Github</w:t>
        </w:r>
        <w:r w:rsidRPr="00612E05">
          <w:rPr>
            <w:rFonts w:ascii="微软雅黑" w:eastAsia="微软雅黑" w:hAnsi="微软雅黑" w:cs="Arial" w:hint="eastAsia"/>
            <w:color w:val="282B31"/>
            <w:kern w:val="0"/>
            <w:sz w:val="15"/>
            <w:szCs w:val="15"/>
            <w:u w:val="single"/>
          </w:rPr>
          <w:t>用户名</w:t>
        </w:r>
      </w:ins>
    </w:p>
    <w:p w:rsidR="00612E05" w:rsidRPr="00612E05" w:rsidRDefault="00612E05" w:rsidP="00612E05">
      <w:pPr>
        <w:widowControl/>
        <w:shd w:val="clear" w:color="auto" w:fill="FFFFFF"/>
        <w:spacing w:line="213" w:lineRule="atLeast"/>
        <w:jc w:val="left"/>
        <w:rPr>
          <w:ins w:id="722" w:author="Unknown"/>
          <w:rFonts w:ascii="Arial" w:eastAsia="宋体" w:hAnsi="Arial" w:cs="Arial" w:hint="eastAsia"/>
          <w:kern w:val="0"/>
          <w:sz w:val="13"/>
          <w:szCs w:val="13"/>
        </w:rPr>
      </w:pPr>
      <w:ins w:id="723"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724" w:author="Unknown"/>
          <w:rFonts w:ascii="Arial" w:eastAsia="宋体" w:hAnsi="Arial" w:cs="Arial"/>
          <w:kern w:val="0"/>
          <w:sz w:val="13"/>
          <w:szCs w:val="13"/>
        </w:rPr>
      </w:pPr>
      <w:ins w:id="725"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"https://blog.csdn.net/qq_36667170/article/details/79067306" \o "GitHub</w:instrText>
        </w:r>
        <w:r w:rsidRPr="00612E05">
          <w:rPr>
            <w:rFonts w:ascii="Arial" w:eastAsia="宋体" w:hAnsi="Arial" w:cs="Arial" w:hint="eastAsia"/>
            <w:kern w:val="0"/>
            <w:sz w:val="13"/>
            <w:szCs w:val="13"/>
          </w:rPr>
          <w:instrText>教程</w:instrText>
        </w:r>
        <w:r w:rsidRPr="00612E05">
          <w:rPr>
            <w:rFonts w:ascii="Arial" w:eastAsia="宋体" w:hAnsi="Arial" w:cs="Arial" w:hint="eastAsia"/>
            <w:kern w:val="0"/>
            <w:sz w:val="13"/>
            <w:szCs w:val="13"/>
          </w:rPr>
          <w:instrText xml:space="preserve"> </w:instrText>
        </w:r>
        <w:r w:rsidRPr="00612E05">
          <w:rPr>
            <w:rFonts w:ascii="Arial" w:eastAsia="宋体" w:hAnsi="Arial" w:cs="Arial" w:hint="eastAsia"/>
            <w:kern w:val="0"/>
            <w:sz w:val="13"/>
            <w:szCs w:val="13"/>
          </w:rPr>
          <w:instrText>如何修改</w:instrText>
        </w:r>
        <w:r w:rsidRPr="00612E05">
          <w:rPr>
            <w:rFonts w:ascii="Arial" w:eastAsia="宋体" w:hAnsi="Arial" w:cs="Arial" w:hint="eastAsia"/>
            <w:kern w:val="0"/>
            <w:sz w:val="13"/>
            <w:szCs w:val="13"/>
          </w:rPr>
          <w:instrText>Github</w:instrText>
        </w:r>
        <w:r w:rsidRPr="00612E05">
          <w:rPr>
            <w:rFonts w:ascii="Arial" w:eastAsia="宋体" w:hAnsi="Arial" w:cs="Arial" w:hint="eastAsia"/>
            <w:kern w:val="0"/>
            <w:sz w:val="13"/>
            <w:szCs w:val="13"/>
          </w:rPr>
          <w:instrText>用户名</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作为一个小透明（透明到连怎么注册都要学的那种）在翻遍网上一些大神的教程之后发现大部分都不怎么适合零基础……就比如我想学git怎么用，一堆人上来就扔一堆gitbash的命令行……我怎么知道那是啥玩意啊啊...</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rPr>
          <w:ins w:id="726" w:author="Unknown"/>
          <w:rFonts w:ascii="Arial" w:eastAsia="宋体" w:hAnsi="Arial" w:cs="Arial"/>
          <w:kern w:val="0"/>
          <w:sz w:val="13"/>
          <w:szCs w:val="13"/>
        </w:rPr>
      </w:pPr>
      <w:ins w:id="727"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INCLUDEPICTURE "https://blog.csdn.net/qq_36667170/article/details/79085301" \* MERGEFORMATINET </w:instrText>
        </w:r>
      </w:ins>
      <w:r w:rsidRPr="00612E05">
        <w:rPr>
          <w:rFonts w:ascii="Arial" w:eastAsia="宋体" w:hAnsi="Arial" w:cs="Arial"/>
          <w:kern w:val="0"/>
          <w:sz w:val="13"/>
          <w:szCs w:val="13"/>
        </w:rPr>
        <w:fldChar w:fldCharType="separate"/>
      </w:r>
      <w:r w:rsidRPr="00612E05">
        <w:rPr>
          <w:rFonts w:ascii="Arial" w:eastAsia="宋体" w:hAnsi="Arial" w:cs="Arial"/>
          <w:kern w:val="0"/>
          <w:sz w:val="13"/>
          <w:szCs w:val="13"/>
        </w:rPr>
        <w:pict>
          <v:shape id="_x0000_i1156" type="#_x0000_t75" alt="" style="width:23.85pt;height:23.85pt"/>
        </w:pict>
      </w:r>
      <w:ins w:id="728"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729" w:author="Unknown"/>
          <w:rFonts w:ascii="微软雅黑" w:eastAsia="微软雅黑" w:hAnsi="微软雅黑" w:cs="Arial"/>
          <w:color w:val="5F6471"/>
          <w:kern w:val="0"/>
          <w:sz w:val="11"/>
          <w:szCs w:val="11"/>
        </w:rPr>
      </w:pPr>
      <w:ins w:id="730"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"https://blog.csdn.net/qq_36667170"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LolitaSian</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731"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33" name="图片 133"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732" w:author="Unknown">
        <w:r w:rsidRPr="00612E05">
          <w:rPr>
            <w:rFonts w:ascii="微软雅黑" w:eastAsia="微软雅黑" w:hAnsi="微软雅黑" w:cs="Arial" w:hint="eastAsia"/>
            <w:color w:val="999AAA"/>
            <w:kern w:val="0"/>
            <w:sz w:val="12"/>
          </w:rPr>
          <w:t> 3万+</w:t>
        </w:r>
      </w:ins>
    </w:p>
    <w:p w:rsidR="00612E05" w:rsidRPr="00612E05" w:rsidRDefault="00612E05" w:rsidP="00612E05">
      <w:pPr>
        <w:widowControl/>
        <w:shd w:val="clear" w:color="auto" w:fill="FFFFFF"/>
        <w:spacing w:line="213" w:lineRule="atLeast"/>
        <w:jc w:val="left"/>
        <w:rPr>
          <w:ins w:id="733" w:author="Unknown"/>
          <w:rFonts w:ascii="宋体" w:eastAsia="宋体" w:hAnsi="宋体" w:cs="宋体" w:hint="eastAsia"/>
          <w:color w:val="4F4F4F"/>
          <w:kern w:val="0"/>
          <w:sz w:val="13"/>
          <w:szCs w:val="13"/>
          <w:u w:val="single"/>
        </w:rPr>
      </w:pPr>
      <w:ins w:id="734"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 xml:space="preserve">HYPERLINK "https://blog.csdn.net/qq_36667170/article/details/79318578" \o "Gitee </w:instrText>
        </w:r>
        <w:r w:rsidRPr="00612E05">
          <w:rPr>
            <w:rFonts w:ascii="Arial" w:eastAsia="宋体" w:hAnsi="Arial" w:cs="Arial" w:hint="eastAsia"/>
            <w:kern w:val="0"/>
            <w:sz w:val="13"/>
            <w:szCs w:val="13"/>
          </w:rPr>
          <w:instrText>码云</w:instrText>
        </w:r>
        <w:r w:rsidRPr="00612E05">
          <w:rPr>
            <w:rFonts w:ascii="Arial" w:eastAsia="宋体" w:hAnsi="Arial" w:cs="Arial" w:hint="eastAsia"/>
            <w:kern w:val="0"/>
            <w:sz w:val="13"/>
            <w:szCs w:val="13"/>
          </w:rPr>
          <w:instrText xml:space="preserve"> pages </w:instrText>
        </w:r>
        <w:r w:rsidRPr="00612E05">
          <w:rPr>
            <w:rFonts w:ascii="Arial" w:eastAsia="宋体" w:hAnsi="Arial" w:cs="Arial" w:hint="eastAsia"/>
            <w:kern w:val="0"/>
            <w:sz w:val="13"/>
            <w:szCs w:val="13"/>
          </w:rPr>
          <w:instrText>搭建个人网站</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735" w:author="Unknown"/>
          <w:rFonts w:ascii="宋体" w:eastAsia="宋体" w:hAnsi="宋体" w:cs="宋体" w:hint="eastAsia"/>
          <w:color w:val="282B31"/>
          <w:kern w:val="0"/>
          <w:sz w:val="15"/>
          <w:szCs w:val="15"/>
        </w:rPr>
      </w:pPr>
      <w:ins w:id="736" w:author="Unknown">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szCs w:val="15"/>
            <w:u w:val="single"/>
          </w:rPr>
          <w:t>ee 码云 pages 搭建个人网站</w:t>
        </w:r>
      </w:ins>
    </w:p>
    <w:p w:rsidR="00612E05" w:rsidRPr="00612E05" w:rsidRDefault="00612E05" w:rsidP="00612E05">
      <w:pPr>
        <w:widowControl/>
        <w:shd w:val="clear" w:color="auto" w:fill="FFFFFF"/>
        <w:spacing w:line="213" w:lineRule="atLeast"/>
        <w:jc w:val="left"/>
        <w:rPr>
          <w:ins w:id="737" w:author="Unknown"/>
          <w:rFonts w:ascii="Arial" w:eastAsia="宋体" w:hAnsi="Arial" w:cs="Arial" w:hint="eastAsia"/>
          <w:kern w:val="0"/>
          <w:sz w:val="13"/>
          <w:szCs w:val="13"/>
        </w:rPr>
      </w:pPr>
      <w:ins w:id="738"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739" w:author="Unknown"/>
          <w:rFonts w:ascii="Arial" w:eastAsia="宋体" w:hAnsi="Arial" w:cs="Arial"/>
          <w:kern w:val="0"/>
          <w:sz w:val="13"/>
          <w:szCs w:val="13"/>
        </w:rPr>
      </w:pPr>
      <w:ins w:id="740"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 xml:space="preserve">HYPERLINK "https://blog.csdn.net/qq_36667170/article/details/79318578" \o "Gitee </w:instrText>
        </w:r>
        <w:r w:rsidRPr="00612E05">
          <w:rPr>
            <w:rFonts w:ascii="Arial" w:eastAsia="宋体" w:hAnsi="Arial" w:cs="Arial" w:hint="eastAsia"/>
            <w:kern w:val="0"/>
            <w:sz w:val="13"/>
            <w:szCs w:val="13"/>
          </w:rPr>
          <w:instrText>码云</w:instrText>
        </w:r>
        <w:r w:rsidRPr="00612E05">
          <w:rPr>
            <w:rFonts w:ascii="Arial" w:eastAsia="宋体" w:hAnsi="Arial" w:cs="Arial" w:hint="eastAsia"/>
            <w:kern w:val="0"/>
            <w:sz w:val="13"/>
            <w:szCs w:val="13"/>
          </w:rPr>
          <w:instrText xml:space="preserve"> pages </w:instrText>
        </w:r>
        <w:r w:rsidRPr="00612E05">
          <w:rPr>
            <w:rFonts w:ascii="Arial" w:eastAsia="宋体" w:hAnsi="Arial" w:cs="Arial" w:hint="eastAsia"/>
            <w:kern w:val="0"/>
            <w:sz w:val="13"/>
            <w:szCs w:val="13"/>
          </w:rPr>
          <w:instrText>搭建个人网站</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 xml:space="preserve">　　码云 Pages 是一个免费的静态网页托管服务，您可以使用 码云 Pages 托管博客、项目官网等静态网页。如果您使用过 Github Pages 那么您会很快上手使用码云的 Pages服务。 ...</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741" w:author="Unknown"/>
          <w:rFonts w:ascii="微软雅黑" w:eastAsia="微软雅黑" w:hAnsi="微软雅黑" w:cs="Arial"/>
          <w:color w:val="5F6471"/>
          <w:kern w:val="0"/>
          <w:sz w:val="11"/>
          <w:szCs w:val="11"/>
        </w:rPr>
      </w:pPr>
      <w:ins w:id="742"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"https://blog.csdn.net/xianniu_master"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贤牛聊运维的博客</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743"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34" name="图片 134"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744" w:author="Unknown">
        <w:r w:rsidRPr="00612E05">
          <w:rPr>
            <w:rFonts w:ascii="微软雅黑" w:eastAsia="微软雅黑" w:hAnsi="微软雅黑" w:cs="Arial" w:hint="eastAsia"/>
            <w:color w:val="999AAA"/>
            <w:kern w:val="0"/>
            <w:sz w:val="12"/>
          </w:rPr>
          <w:t> 1434</w:t>
        </w:r>
      </w:ins>
    </w:p>
    <w:p w:rsidR="00612E05" w:rsidRPr="00612E05" w:rsidRDefault="00612E05" w:rsidP="00612E05">
      <w:pPr>
        <w:widowControl/>
        <w:shd w:val="clear" w:color="auto" w:fill="FFFFFF"/>
        <w:spacing w:line="213" w:lineRule="atLeast"/>
        <w:jc w:val="left"/>
        <w:rPr>
          <w:ins w:id="745" w:author="Unknown"/>
          <w:rFonts w:ascii="宋体" w:eastAsia="宋体" w:hAnsi="宋体" w:cs="宋体" w:hint="eastAsia"/>
          <w:color w:val="4F4F4F"/>
          <w:kern w:val="0"/>
          <w:sz w:val="13"/>
          <w:szCs w:val="13"/>
          <w:u w:val="single"/>
        </w:rPr>
      </w:pPr>
      <w:ins w:id="746"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 xml:space="preserve">HYPERLINK "https://blog.csdn.net/xianniu_master/article/details/105809459" \o "6 </w:instrText>
        </w:r>
        <w:r w:rsidRPr="00612E05">
          <w:rPr>
            <w:rFonts w:ascii="Arial" w:eastAsia="宋体" w:hAnsi="Arial" w:cs="Arial" w:hint="eastAsia"/>
            <w:kern w:val="0"/>
            <w:sz w:val="13"/>
            <w:szCs w:val="13"/>
          </w:rPr>
          <w:instrText>步快速构建</w:instrText>
        </w:r>
        <w:r w:rsidRPr="00612E05">
          <w:rPr>
            <w:rFonts w:ascii="Arial" w:eastAsia="宋体" w:hAnsi="Arial" w:cs="Arial" w:hint="eastAsia"/>
            <w:kern w:val="0"/>
            <w:sz w:val="13"/>
            <w:szCs w:val="13"/>
          </w:rPr>
          <w:instrText xml:space="preserve"> Kubernetes </w:instrText>
        </w:r>
        <w:r w:rsidRPr="00612E05">
          <w:rPr>
            <w:rFonts w:ascii="Arial" w:eastAsia="宋体" w:hAnsi="Arial" w:cs="Arial" w:hint="eastAsia"/>
            <w:kern w:val="0"/>
            <w:sz w:val="13"/>
            <w:szCs w:val="13"/>
          </w:rPr>
          <w:instrText>平台</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747" w:author="Unknown"/>
          <w:rFonts w:ascii="宋体" w:eastAsia="宋体" w:hAnsi="宋体" w:cs="宋体" w:hint="eastAsia"/>
          <w:color w:val="282B31"/>
          <w:kern w:val="0"/>
          <w:sz w:val="15"/>
          <w:szCs w:val="15"/>
        </w:rPr>
      </w:pPr>
      <w:ins w:id="748" w:author="Unknown">
        <w:r w:rsidRPr="00612E05">
          <w:rPr>
            <w:rFonts w:ascii="微软雅黑" w:eastAsia="微软雅黑" w:hAnsi="微软雅黑" w:cs="Arial" w:hint="eastAsia"/>
            <w:color w:val="282B31"/>
            <w:kern w:val="0"/>
            <w:sz w:val="15"/>
            <w:szCs w:val="15"/>
            <w:u w:val="single"/>
          </w:rPr>
          <w:t>6 步快速构建 Kubernetes 平台</w:t>
        </w:r>
      </w:ins>
    </w:p>
    <w:p w:rsidR="00612E05" w:rsidRPr="00612E05" w:rsidRDefault="00612E05" w:rsidP="00612E05">
      <w:pPr>
        <w:widowControl/>
        <w:shd w:val="clear" w:color="auto" w:fill="FFFFFF"/>
        <w:spacing w:line="213" w:lineRule="atLeast"/>
        <w:jc w:val="left"/>
        <w:rPr>
          <w:ins w:id="749" w:author="Unknown"/>
          <w:rFonts w:ascii="Arial" w:eastAsia="宋体" w:hAnsi="Arial" w:cs="Arial" w:hint="eastAsia"/>
          <w:kern w:val="0"/>
          <w:sz w:val="13"/>
          <w:szCs w:val="13"/>
        </w:rPr>
      </w:pPr>
      <w:ins w:id="750"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751" w:author="Unknown"/>
          <w:rFonts w:ascii="Arial" w:eastAsia="宋体" w:hAnsi="Arial" w:cs="Arial"/>
          <w:kern w:val="0"/>
          <w:sz w:val="13"/>
          <w:szCs w:val="13"/>
        </w:rPr>
      </w:pPr>
      <w:ins w:id="752"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 xml:space="preserve">HYPERLINK "https://blog.csdn.net/xianniu_master/article/details/105809459" \o "6 </w:instrText>
        </w:r>
        <w:r w:rsidRPr="00612E05">
          <w:rPr>
            <w:rFonts w:ascii="Arial" w:eastAsia="宋体" w:hAnsi="Arial" w:cs="Arial" w:hint="eastAsia"/>
            <w:kern w:val="0"/>
            <w:sz w:val="13"/>
            <w:szCs w:val="13"/>
          </w:rPr>
          <w:instrText>步快速构建</w:instrText>
        </w:r>
        <w:r w:rsidRPr="00612E05">
          <w:rPr>
            <w:rFonts w:ascii="Arial" w:eastAsia="宋体" w:hAnsi="Arial" w:cs="Arial" w:hint="eastAsia"/>
            <w:kern w:val="0"/>
            <w:sz w:val="13"/>
            <w:szCs w:val="13"/>
          </w:rPr>
          <w:instrText xml:space="preserve"> Kubernetes </w:instrText>
        </w:r>
        <w:r w:rsidRPr="00612E05">
          <w:rPr>
            <w:rFonts w:ascii="Arial" w:eastAsia="宋体" w:hAnsi="Arial" w:cs="Arial" w:hint="eastAsia"/>
            <w:kern w:val="0"/>
            <w:sz w:val="13"/>
            <w:szCs w:val="13"/>
          </w:rPr>
          <w:instrText>平台</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Kubernetes作为Docker生态圈中重要一员，是Google多年大规模容器管理技术的开源版本，是产线实践经验的最佳表现[G1]。如Urs Hlzle所说，无论是公有云还是私有云甚至混合云，Ku...</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753" w:author="Unknown"/>
          <w:rFonts w:ascii="微软雅黑" w:eastAsia="微软雅黑" w:hAnsi="微软雅黑" w:cs="Arial"/>
          <w:color w:val="5F6471"/>
          <w:kern w:val="0"/>
          <w:sz w:val="11"/>
          <w:szCs w:val="11"/>
        </w:rPr>
      </w:pPr>
      <w:ins w:id="754"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"https://blog.csdn.net/mulangren1988"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公子专栏</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755"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35" name="图片 135"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756" w:author="Unknown">
        <w:r w:rsidRPr="00612E05">
          <w:rPr>
            <w:rFonts w:ascii="微软雅黑" w:eastAsia="微软雅黑" w:hAnsi="微软雅黑" w:cs="Arial" w:hint="eastAsia"/>
            <w:color w:val="999AAA"/>
            <w:kern w:val="0"/>
            <w:sz w:val="12"/>
          </w:rPr>
          <w:t> 3万+</w:t>
        </w:r>
      </w:ins>
    </w:p>
    <w:p w:rsidR="00612E05" w:rsidRPr="00612E05" w:rsidRDefault="00612E05" w:rsidP="00612E05">
      <w:pPr>
        <w:widowControl/>
        <w:shd w:val="clear" w:color="auto" w:fill="FFFFFF"/>
        <w:spacing w:line="213" w:lineRule="atLeast"/>
        <w:jc w:val="left"/>
        <w:rPr>
          <w:ins w:id="757" w:author="Unknown"/>
          <w:rFonts w:ascii="宋体" w:eastAsia="宋体" w:hAnsi="宋体" w:cs="宋体" w:hint="eastAsia"/>
          <w:color w:val="4F4F4F"/>
          <w:kern w:val="0"/>
          <w:sz w:val="13"/>
          <w:szCs w:val="13"/>
          <w:u w:val="single"/>
        </w:rPr>
      </w:pPr>
      <w:ins w:id="758"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HYPERLINK "https://blog.csdn.net/mulangren1988/article/details/60324070" \o "Git Bash for Windows" \t "_blank"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759" w:author="Unknown"/>
          <w:rFonts w:ascii="宋体" w:eastAsia="宋体" w:hAnsi="宋体" w:cs="宋体" w:hint="eastAsia"/>
          <w:color w:val="282B31"/>
          <w:kern w:val="0"/>
          <w:sz w:val="15"/>
          <w:szCs w:val="15"/>
        </w:rPr>
      </w:pPr>
      <w:ins w:id="760" w:author="Unknown">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E33E33"/>
            <w:kern w:val="0"/>
            <w:sz w:val="15"/>
            <w:u w:val="single"/>
          </w:rPr>
          <w:t>Bash</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282B31"/>
            <w:kern w:val="0"/>
            <w:sz w:val="15"/>
            <w:szCs w:val="15"/>
            <w:u w:val="single"/>
          </w:rPr>
          <w:t>for Windows</w:t>
        </w:r>
      </w:ins>
    </w:p>
    <w:p w:rsidR="00612E05" w:rsidRPr="00612E05" w:rsidRDefault="00612E05" w:rsidP="00612E05">
      <w:pPr>
        <w:widowControl/>
        <w:shd w:val="clear" w:color="auto" w:fill="FFFFFF"/>
        <w:spacing w:line="213" w:lineRule="atLeast"/>
        <w:jc w:val="left"/>
        <w:rPr>
          <w:ins w:id="761" w:author="Unknown"/>
          <w:rFonts w:ascii="Arial" w:eastAsia="宋体" w:hAnsi="Arial" w:cs="Arial" w:hint="eastAsia"/>
          <w:kern w:val="0"/>
          <w:sz w:val="13"/>
          <w:szCs w:val="13"/>
        </w:rPr>
      </w:pPr>
      <w:ins w:id="762" w:author="Unknown">
        <w:r w:rsidRPr="00612E05">
          <w:rPr>
            <w:rFonts w:ascii="Arial" w:eastAsia="宋体" w:hAnsi="Arial" w:cs="Arial"/>
            <w:kern w:val="0"/>
            <w:sz w:val="13"/>
            <w:szCs w:val="13"/>
          </w:rPr>
          <w:lastRenderedPageBreak/>
          <w:fldChar w:fldCharType="end"/>
        </w:r>
      </w:ins>
    </w:p>
    <w:p w:rsidR="00612E05" w:rsidRPr="00612E05" w:rsidRDefault="00612E05" w:rsidP="00612E05">
      <w:pPr>
        <w:widowControl/>
        <w:shd w:val="clear" w:color="auto" w:fill="FFFFFF"/>
        <w:spacing w:line="213" w:lineRule="atLeast"/>
        <w:jc w:val="left"/>
        <w:textAlignment w:val="bottom"/>
        <w:rPr>
          <w:ins w:id="763" w:author="Unknown"/>
          <w:rFonts w:ascii="Arial" w:eastAsia="宋体" w:hAnsi="Arial" w:cs="Arial"/>
          <w:kern w:val="0"/>
          <w:sz w:val="13"/>
          <w:szCs w:val="13"/>
        </w:rPr>
      </w:pPr>
      <w:ins w:id="764"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HYPERLINK "https://blog.csdn.net/mulangren1988/article/details/60324070" \o "Git Bash for Windows" \t "_blank"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Git for Windows 主要提供了一个轻量的、本地化的git 命令工具，提供了命令行下的全功能界面操作。Git BASHGit for Windows 提供了一个仿真环境，可以从windows...</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765" w:author="Unknown"/>
          <w:rFonts w:ascii="微软雅黑" w:eastAsia="微软雅黑" w:hAnsi="微软雅黑" w:cs="Arial"/>
          <w:color w:val="5F6471"/>
          <w:kern w:val="0"/>
          <w:sz w:val="11"/>
          <w:szCs w:val="11"/>
        </w:rPr>
      </w:pPr>
      <w:ins w:id="766"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"https://blog.csdn.net/tuchangsheng801004"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不可理喻的小子的专栏</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767"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36" name="图片 136"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768" w:author="Unknown">
        <w:r w:rsidRPr="00612E05">
          <w:rPr>
            <w:rFonts w:ascii="微软雅黑" w:eastAsia="微软雅黑" w:hAnsi="微软雅黑" w:cs="Arial" w:hint="eastAsia"/>
            <w:color w:val="999AAA"/>
            <w:kern w:val="0"/>
            <w:sz w:val="12"/>
          </w:rPr>
          <w:t> 5569</w:t>
        </w:r>
      </w:ins>
    </w:p>
    <w:p w:rsidR="00612E05" w:rsidRPr="00612E05" w:rsidRDefault="00612E05" w:rsidP="00612E05">
      <w:pPr>
        <w:widowControl/>
        <w:shd w:val="clear" w:color="auto" w:fill="FFFFFF"/>
        <w:spacing w:line="213" w:lineRule="atLeast"/>
        <w:jc w:val="left"/>
        <w:rPr>
          <w:ins w:id="769" w:author="Unknown"/>
          <w:rFonts w:ascii="宋体" w:eastAsia="宋体" w:hAnsi="宋体" w:cs="宋体" w:hint="eastAsia"/>
          <w:color w:val="4F4F4F"/>
          <w:kern w:val="0"/>
          <w:sz w:val="13"/>
          <w:szCs w:val="13"/>
          <w:u w:val="single"/>
        </w:rPr>
      </w:pPr>
      <w:ins w:id="770"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 xml:space="preserve">HYPERLINK "https://blog.csdn.net/tuchangsheng801004/article/details/44726935" \o "GITBash </w:instrText>
        </w:r>
        <w:r w:rsidRPr="00612E05">
          <w:rPr>
            <w:rFonts w:ascii="Arial" w:eastAsia="宋体" w:hAnsi="Arial" w:cs="Arial" w:hint="eastAsia"/>
            <w:kern w:val="0"/>
            <w:sz w:val="13"/>
            <w:szCs w:val="13"/>
          </w:rPr>
          <w:instrText>使用</w:instrText>
        </w:r>
        <w:r w:rsidRPr="00612E05">
          <w:rPr>
            <w:rFonts w:ascii="Arial" w:eastAsia="宋体" w:hAnsi="Arial" w:cs="Arial" w:hint="eastAsia"/>
            <w:kern w:val="0"/>
            <w:sz w:val="13"/>
            <w:szCs w:val="13"/>
          </w:rPr>
          <w:instrText xml:space="preserve"> </w:instrText>
        </w:r>
        <w:r w:rsidRPr="00612E05">
          <w:rPr>
            <w:rFonts w:ascii="Arial" w:eastAsia="宋体" w:hAnsi="Arial" w:cs="Arial" w:hint="eastAsia"/>
            <w:kern w:val="0"/>
            <w:sz w:val="13"/>
            <w:szCs w:val="13"/>
          </w:rPr>
          <w:instrText>给新手的一些经验</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771" w:author="Unknown"/>
          <w:rFonts w:ascii="宋体" w:eastAsia="宋体" w:hAnsi="宋体" w:cs="宋体" w:hint="eastAsia"/>
          <w:color w:val="282B31"/>
          <w:kern w:val="0"/>
          <w:sz w:val="15"/>
          <w:szCs w:val="15"/>
        </w:rPr>
      </w:pPr>
      <w:ins w:id="772" w:author="Unknown">
        <w:r w:rsidRPr="00612E05">
          <w:rPr>
            <w:rFonts w:ascii="微软雅黑" w:eastAsia="微软雅黑" w:hAnsi="微软雅黑" w:cs="Arial" w:hint="eastAsia"/>
            <w:color w:val="E33E33"/>
            <w:kern w:val="0"/>
            <w:sz w:val="15"/>
            <w:u w:val="single"/>
          </w:rPr>
          <w:t>GITBash</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282B31"/>
            <w:kern w:val="0"/>
            <w:sz w:val="15"/>
            <w:szCs w:val="15"/>
            <w:u w:val="single"/>
          </w:rPr>
          <w:t>使用 给新手的一些经验</w:t>
        </w:r>
      </w:ins>
    </w:p>
    <w:p w:rsidR="00612E05" w:rsidRPr="00612E05" w:rsidRDefault="00612E05" w:rsidP="00612E05">
      <w:pPr>
        <w:widowControl/>
        <w:shd w:val="clear" w:color="auto" w:fill="FFFFFF"/>
        <w:spacing w:line="213" w:lineRule="atLeast"/>
        <w:jc w:val="left"/>
        <w:rPr>
          <w:ins w:id="773" w:author="Unknown"/>
          <w:rFonts w:ascii="Arial" w:eastAsia="宋体" w:hAnsi="Arial" w:cs="Arial" w:hint="eastAsia"/>
          <w:kern w:val="0"/>
          <w:sz w:val="13"/>
          <w:szCs w:val="13"/>
        </w:rPr>
      </w:pPr>
      <w:ins w:id="774"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775" w:author="Unknown"/>
          <w:rFonts w:ascii="Arial" w:eastAsia="宋体" w:hAnsi="Arial" w:cs="Arial"/>
          <w:kern w:val="0"/>
          <w:sz w:val="13"/>
          <w:szCs w:val="13"/>
        </w:rPr>
      </w:pPr>
      <w:ins w:id="776"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 xml:space="preserve">HYPERLINK "https://blog.csdn.net/tuchangsheng801004/article/details/44726935" \o "GITBash </w:instrText>
        </w:r>
        <w:r w:rsidRPr="00612E05">
          <w:rPr>
            <w:rFonts w:ascii="Arial" w:eastAsia="宋体" w:hAnsi="Arial" w:cs="Arial" w:hint="eastAsia"/>
            <w:kern w:val="0"/>
            <w:sz w:val="13"/>
            <w:szCs w:val="13"/>
          </w:rPr>
          <w:instrText>使用</w:instrText>
        </w:r>
        <w:r w:rsidRPr="00612E05">
          <w:rPr>
            <w:rFonts w:ascii="Arial" w:eastAsia="宋体" w:hAnsi="Arial" w:cs="Arial" w:hint="eastAsia"/>
            <w:kern w:val="0"/>
            <w:sz w:val="13"/>
            <w:szCs w:val="13"/>
          </w:rPr>
          <w:instrText xml:space="preserve"> </w:instrText>
        </w:r>
        <w:r w:rsidRPr="00612E05">
          <w:rPr>
            <w:rFonts w:ascii="Arial" w:eastAsia="宋体" w:hAnsi="Arial" w:cs="Arial" w:hint="eastAsia"/>
            <w:kern w:val="0"/>
            <w:sz w:val="13"/>
            <w:szCs w:val="13"/>
          </w:rPr>
          <w:instrText>给新手的一些经验</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这两天想自己搞下项目玩玩，我没有自己的服务器环境，无意在CSDN上看到了git(本来是想在github是去搞一个的，没去相信明白为什么),后来就搞搞，但在git的使用上我是一个新手；好了，我是一个新手...</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777" w:author="Unknown"/>
          <w:rFonts w:ascii="微软雅黑" w:eastAsia="微软雅黑" w:hAnsi="微软雅黑" w:cs="Arial"/>
          <w:color w:val="5F6471"/>
          <w:kern w:val="0"/>
          <w:sz w:val="11"/>
          <w:szCs w:val="11"/>
        </w:rPr>
      </w:pPr>
      <w:ins w:id="778"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"https://blog.csdn.net/qq_36667170"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LolitaSian</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779"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37" name="图片 137"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780" w:author="Unknown">
        <w:r w:rsidRPr="00612E05">
          <w:rPr>
            <w:rFonts w:ascii="微软雅黑" w:eastAsia="微软雅黑" w:hAnsi="微软雅黑" w:cs="Arial" w:hint="eastAsia"/>
            <w:color w:val="999AAA"/>
            <w:kern w:val="0"/>
            <w:sz w:val="12"/>
          </w:rPr>
          <w:t> 2万+</w:t>
        </w:r>
      </w:ins>
    </w:p>
    <w:p w:rsidR="00612E05" w:rsidRPr="00612E05" w:rsidRDefault="00612E05" w:rsidP="00612E05">
      <w:pPr>
        <w:widowControl/>
        <w:shd w:val="clear" w:color="auto" w:fill="FFFFFF"/>
        <w:spacing w:line="213" w:lineRule="atLeast"/>
        <w:jc w:val="left"/>
        <w:rPr>
          <w:ins w:id="781" w:author="Unknown"/>
          <w:rFonts w:ascii="宋体" w:eastAsia="宋体" w:hAnsi="宋体" w:cs="宋体" w:hint="eastAsia"/>
          <w:color w:val="4F4F4F"/>
          <w:kern w:val="0"/>
          <w:sz w:val="13"/>
          <w:szCs w:val="13"/>
          <w:u w:val="single"/>
        </w:rPr>
      </w:pPr>
      <w:ins w:id="782"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 xml:space="preserve">HYPERLINK "https://blog.csdn.net/qq_36667170/article/details/79905198" \o "JetBrains </w:instrText>
        </w:r>
        <w:r w:rsidRPr="00612E05">
          <w:rPr>
            <w:rFonts w:ascii="Arial" w:eastAsia="宋体" w:hAnsi="Arial" w:cs="Arial" w:hint="eastAsia"/>
            <w:kern w:val="0"/>
            <w:sz w:val="13"/>
            <w:szCs w:val="13"/>
          </w:rPr>
          <w:instrText>学生认证教程（</w:instrText>
        </w:r>
        <w:r w:rsidRPr="00612E05">
          <w:rPr>
            <w:rFonts w:ascii="Arial" w:eastAsia="宋体" w:hAnsi="Arial" w:cs="Arial" w:hint="eastAsia"/>
            <w:kern w:val="0"/>
            <w:sz w:val="13"/>
            <w:szCs w:val="13"/>
          </w:rPr>
          <w:instrText>Pycharm</w:instrText>
        </w:r>
        <w:r w:rsidRPr="00612E05">
          <w:rPr>
            <w:rFonts w:ascii="Arial" w:eastAsia="宋体" w:hAnsi="Arial" w:cs="Arial" w:hint="eastAsia"/>
            <w:kern w:val="0"/>
            <w:sz w:val="13"/>
            <w:szCs w:val="13"/>
          </w:rPr>
          <w:instrText>，</w:instrText>
        </w:r>
        <w:r w:rsidRPr="00612E05">
          <w:rPr>
            <w:rFonts w:ascii="Arial" w:eastAsia="宋体" w:hAnsi="Arial" w:cs="Arial" w:hint="eastAsia"/>
            <w:kern w:val="0"/>
            <w:sz w:val="13"/>
            <w:szCs w:val="13"/>
          </w:rPr>
          <w:instrText>IDEA</w:instrText>
        </w:r>
        <w:r w:rsidRPr="00612E05">
          <w:rPr>
            <w:rFonts w:ascii="Arial" w:eastAsia="宋体" w:hAnsi="Arial" w:cs="Arial" w:hint="eastAsia"/>
            <w:kern w:val="0"/>
            <w:sz w:val="13"/>
            <w:szCs w:val="13"/>
          </w:rPr>
          <w:instrText>…</w:instrText>
        </w:r>
        <w:r w:rsidRPr="00612E05">
          <w:rPr>
            <w:rFonts w:ascii="Arial" w:eastAsia="宋体" w:hAnsi="Arial" w:cs="Arial" w:hint="eastAsia"/>
            <w:kern w:val="0"/>
            <w:sz w:val="13"/>
            <w:szCs w:val="13"/>
          </w:rPr>
          <w:instrText xml:space="preserve"> </w:instrText>
        </w:r>
        <w:r w:rsidRPr="00612E05">
          <w:rPr>
            <w:rFonts w:ascii="Arial" w:eastAsia="宋体" w:hAnsi="Arial" w:cs="Arial" w:hint="eastAsia"/>
            <w:kern w:val="0"/>
            <w:sz w:val="13"/>
            <w:szCs w:val="13"/>
          </w:rPr>
          <w:instrText>等学生认证教程）</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783" w:author="Unknown"/>
          <w:rFonts w:ascii="宋体" w:eastAsia="宋体" w:hAnsi="宋体" w:cs="宋体" w:hint="eastAsia"/>
          <w:color w:val="282B31"/>
          <w:kern w:val="0"/>
          <w:sz w:val="15"/>
          <w:szCs w:val="15"/>
        </w:rPr>
      </w:pPr>
      <w:ins w:id="784" w:author="Unknown">
        <w:r w:rsidRPr="00612E05">
          <w:rPr>
            <w:rFonts w:ascii="微软雅黑" w:eastAsia="微软雅黑" w:hAnsi="微软雅黑" w:cs="Arial" w:hint="eastAsia"/>
            <w:color w:val="282B31"/>
            <w:kern w:val="0"/>
            <w:sz w:val="15"/>
            <w:szCs w:val="15"/>
            <w:u w:val="single"/>
          </w:rPr>
          <w:t>JetBrains 学生认证</w:t>
        </w:r>
        <w:r w:rsidRPr="00612E05">
          <w:rPr>
            <w:rFonts w:ascii="微软雅黑" w:eastAsia="微软雅黑" w:hAnsi="微软雅黑" w:cs="Arial" w:hint="eastAsia"/>
            <w:color w:val="E33E33"/>
            <w:kern w:val="0"/>
            <w:sz w:val="15"/>
            <w:u w:val="single"/>
          </w:rPr>
          <w:t>教程</w:t>
        </w:r>
        <w:r w:rsidRPr="00612E05">
          <w:rPr>
            <w:rFonts w:ascii="微软雅黑" w:eastAsia="微软雅黑" w:hAnsi="微软雅黑" w:cs="Arial" w:hint="eastAsia"/>
            <w:color w:val="282B31"/>
            <w:kern w:val="0"/>
            <w:sz w:val="15"/>
            <w:szCs w:val="15"/>
            <w:u w:val="single"/>
          </w:rPr>
          <w:t>（Pycharm，IDEA… 等学生认证</w:t>
        </w:r>
        <w:r w:rsidRPr="00612E05">
          <w:rPr>
            <w:rFonts w:ascii="微软雅黑" w:eastAsia="微软雅黑" w:hAnsi="微软雅黑" w:cs="Arial" w:hint="eastAsia"/>
            <w:color w:val="E33E33"/>
            <w:kern w:val="0"/>
            <w:sz w:val="15"/>
            <w:u w:val="single"/>
          </w:rPr>
          <w:t>教程</w:t>
        </w:r>
        <w:r w:rsidRPr="00612E05">
          <w:rPr>
            <w:rFonts w:ascii="微软雅黑" w:eastAsia="微软雅黑" w:hAnsi="微软雅黑" w:cs="Arial" w:hint="eastAsia"/>
            <w:color w:val="282B31"/>
            <w:kern w:val="0"/>
            <w:sz w:val="15"/>
            <w:szCs w:val="15"/>
            <w:u w:val="single"/>
          </w:rPr>
          <w:t>）</w:t>
        </w:r>
      </w:ins>
    </w:p>
    <w:p w:rsidR="00612E05" w:rsidRPr="00612E05" w:rsidRDefault="00612E05" w:rsidP="00612E05">
      <w:pPr>
        <w:widowControl/>
        <w:shd w:val="clear" w:color="auto" w:fill="FFFFFF"/>
        <w:spacing w:line="213" w:lineRule="atLeast"/>
        <w:jc w:val="left"/>
        <w:rPr>
          <w:ins w:id="785" w:author="Unknown"/>
          <w:rFonts w:ascii="Arial" w:eastAsia="宋体" w:hAnsi="Arial" w:cs="Arial" w:hint="eastAsia"/>
          <w:kern w:val="0"/>
          <w:sz w:val="13"/>
          <w:szCs w:val="13"/>
        </w:rPr>
      </w:pPr>
      <w:ins w:id="786"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787" w:author="Unknown"/>
          <w:rFonts w:ascii="Arial" w:eastAsia="宋体" w:hAnsi="Arial" w:cs="Arial"/>
          <w:kern w:val="0"/>
          <w:sz w:val="13"/>
          <w:szCs w:val="13"/>
        </w:rPr>
      </w:pPr>
      <w:ins w:id="788"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 xml:space="preserve">HYPERLINK "https://blog.csdn.net/qq_36667170/article/details/79905198" \o "JetBrains </w:instrText>
        </w:r>
        <w:r w:rsidRPr="00612E05">
          <w:rPr>
            <w:rFonts w:ascii="Arial" w:eastAsia="宋体" w:hAnsi="Arial" w:cs="Arial" w:hint="eastAsia"/>
            <w:kern w:val="0"/>
            <w:sz w:val="13"/>
            <w:szCs w:val="13"/>
          </w:rPr>
          <w:instrText>学生认证教程（</w:instrText>
        </w:r>
        <w:r w:rsidRPr="00612E05">
          <w:rPr>
            <w:rFonts w:ascii="Arial" w:eastAsia="宋体" w:hAnsi="Arial" w:cs="Arial" w:hint="eastAsia"/>
            <w:kern w:val="0"/>
            <w:sz w:val="13"/>
            <w:szCs w:val="13"/>
          </w:rPr>
          <w:instrText>Pycharm</w:instrText>
        </w:r>
        <w:r w:rsidRPr="00612E05">
          <w:rPr>
            <w:rFonts w:ascii="Arial" w:eastAsia="宋体" w:hAnsi="Arial" w:cs="Arial" w:hint="eastAsia"/>
            <w:kern w:val="0"/>
            <w:sz w:val="13"/>
            <w:szCs w:val="13"/>
          </w:rPr>
          <w:instrText>，</w:instrText>
        </w:r>
        <w:r w:rsidRPr="00612E05">
          <w:rPr>
            <w:rFonts w:ascii="Arial" w:eastAsia="宋体" w:hAnsi="Arial" w:cs="Arial" w:hint="eastAsia"/>
            <w:kern w:val="0"/>
            <w:sz w:val="13"/>
            <w:szCs w:val="13"/>
          </w:rPr>
          <w:instrText>IDEA</w:instrText>
        </w:r>
        <w:r w:rsidRPr="00612E05">
          <w:rPr>
            <w:rFonts w:ascii="Arial" w:eastAsia="宋体" w:hAnsi="Arial" w:cs="Arial" w:hint="eastAsia"/>
            <w:kern w:val="0"/>
            <w:sz w:val="13"/>
            <w:szCs w:val="13"/>
          </w:rPr>
          <w:instrText>…</w:instrText>
        </w:r>
        <w:r w:rsidRPr="00612E05">
          <w:rPr>
            <w:rFonts w:ascii="Arial" w:eastAsia="宋体" w:hAnsi="Arial" w:cs="Arial" w:hint="eastAsia"/>
            <w:kern w:val="0"/>
            <w:sz w:val="13"/>
            <w:szCs w:val="13"/>
          </w:rPr>
          <w:instrText xml:space="preserve"> </w:instrText>
        </w:r>
        <w:r w:rsidRPr="00612E05">
          <w:rPr>
            <w:rFonts w:ascii="Arial" w:eastAsia="宋体" w:hAnsi="Arial" w:cs="Arial" w:hint="eastAsia"/>
            <w:kern w:val="0"/>
            <w:sz w:val="13"/>
            <w:szCs w:val="13"/>
          </w:rPr>
          <w:instrText>等学生认证教程）</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 xml:space="preserve">　　抛一个学生认证网址：DISCOUNTEDANDCOMPLIMENTARYLICENSES　　直接点ForstudentsandteachersFREE就可以了。点Foreducationandtr...</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789" w:author="Unknown"/>
          <w:rFonts w:ascii="微软雅黑" w:eastAsia="微软雅黑" w:hAnsi="微软雅黑" w:cs="Arial"/>
          <w:color w:val="5F6471"/>
          <w:kern w:val="0"/>
          <w:sz w:val="11"/>
          <w:szCs w:val="11"/>
        </w:rPr>
      </w:pPr>
      <w:ins w:id="790"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"https://blog.csdn.net/qq_36667170"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LolitaSian</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791"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38" name="图片 138"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792" w:author="Unknown">
        <w:r w:rsidRPr="00612E05">
          <w:rPr>
            <w:rFonts w:ascii="微软雅黑" w:eastAsia="微软雅黑" w:hAnsi="微软雅黑" w:cs="Arial" w:hint="eastAsia"/>
            <w:color w:val="999AAA"/>
            <w:kern w:val="0"/>
            <w:sz w:val="12"/>
          </w:rPr>
          <w:t> 94</w:t>
        </w:r>
      </w:ins>
    </w:p>
    <w:p w:rsidR="00612E05" w:rsidRPr="00612E05" w:rsidRDefault="00612E05" w:rsidP="00612E05">
      <w:pPr>
        <w:widowControl/>
        <w:shd w:val="clear" w:color="auto" w:fill="FFFFFF"/>
        <w:spacing w:line="213" w:lineRule="atLeast"/>
        <w:jc w:val="left"/>
        <w:rPr>
          <w:ins w:id="793" w:author="Unknown"/>
          <w:rFonts w:ascii="宋体" w:eastAsia="宋体" w:hAnsi="宋体" w:cs="宋体" w:hint="eastAsia"/>
          <w:color w:val="4F4F4F"/>
          <w:kern w:val="0"/>
          <w:sz w:val="13"/>
          <w:szCs w:val="13"/>
          <w:u w:val="single"/>
        </w:rPr>
      </w:pPr>
      <w:ins w:id="794"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 xml:space="preserve">HYPERLINK "https://blog.csdn.net/qq_36667170/article/details/105789610" \o "hexo + github </w:instrText>
        </w:r>
        <w:r w:rsidRPr="00612E05">
          <w:rPr>
            <w:rFonts w:ascii="Arial" w:eastAsia="宋体" w:hAnsi="Arial" w:cs="Arial" w:hint="eastAsia"/>
            <w:kern w:val="0"/>
            <w:sz w:val="13"/>
            <w:szCs w:val="13"/>
          </w:rPr>
          <w:instrText>搭建博客详细教程</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795" w:author="Unknown"/>
          <w:rFonts w:ascii="宋体" w:eastAsia="宋体" w:hAnsi="宋体" w:cs="宋体" w:hint="eastAsia"/>
          <w:color w:val="282B31"/>
          <w:kern w:val="0"/>
          <w:sz w:val="15"/>
          <w:szCs w:val="15"/>
        </w:rPr>
      </w:pPr>
      <w:ins w:id="796" w:author="Unknown">
        <w:r w:rsidRPr="00612E05">
          <w:rPr>
            <w:rFonts w:ascii="微软雅黑" w:eastAsia="微软雅黑" w:hAnsi="微软雅黑" w:cs="Arial" w:hint="eastAsia"/>
            <w:color w:val="282B31"/>
            <w:kern w:val="0"/>
            <w:sz w:val="15"/>
            <w:szCs w:val="15"/>
            <w:u w:val="single"/>
          </w:rPr>
          <w:t>hexo +</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E33E33"/>
            <w:kern w:val="0"/>
            <w:sz w:val="15"/>
            <w:u w:val="single"/>
          </w:rPr>
          <w:t>github</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282B31"/>
            <w:kern w:val="0"/>
            <w:sz w:val="15"/>
            <w:szCs w:val="15"/>
            <w:u w:val="single"/>
          </w:rPr>
          <w:t>搭建博客</w:t>
        </w:r>
        <w:r w:rsidRPr="00612E05">
          <w:rPr>
            <w:rFonts w:ascii="微软雅黑" w:eastAsia="微软雅黑" w:hAnsi="微软雅黑" w:cs="Arial" w:hint="eastAsia"/>
            <w:color w:val="E33E33"/>
            <w:kern w:val="0"/>
            <w:sz w:val="15"/>
            <w:u w:val="single"/>
          </w:rPr>
          <w:t>详细教程</w:t>
        </w:r>
      </w:ins>
    </w:p>
    <w:p w:rsidR="00612E05" w:rsidRPr="00612E05" w:rsidRDefault="00612E05" w:rsidP="00612E05">
      <w:pPr>
        <w:widowControl/>
        <w:shd w:val="clear" w:color="auto" w:fill="FFFFFF"/>
        <w:spacing w:line="213" w:lineRule="atLeast"/>
        <w:jc w:val="left"/>
        <w:rPr>
          <w:ins w:id="797" w:author="Unknown"/>
          <w:rFonts w:ascii="Arial" w:eastAsia="宋体" w:hAnsi="Arial" w:cs="Arial" w:hint="eastAsia"/>
          <w:kern w:val="0"/>
          <w:sz w:val="13"/>
          <w:szCs w:val="13"/>
        </w:rPr>
      </w:pPr>
      <w:ins w:id="798"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799" w:author="Unknown"/>
          <w:rFonts w:ascii="Arial" w:eastAsia="宋体" w:hAnsi="Arial" w:cs="Arial"/>
          <w:kern w:val="0"/>
          <w:sz w:val="13"/>
          <w:szCs w:val="13"/>
        </w:rPr>
      </w:pPr>
      <w:ins w:id="800"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 xml:space="preserve">HYPERLINK "https://blog.csdn.net/qq_36667170/article/details/105789610" \o "hexo + github </w:instrText>
        </w:r>
        <w:r w:rsidRPr="00612E05">
          <w:rPr>
            <w:rFonts w:ascii="Arial" w:eastAsia="宋体" w:hAnsi="Arial" w:cs="Arial" w:hint="eastAsia"/>
            <w:kern w:val="0"/>
            <w:sz w:val="13"/>
            <w:szCs w:val="13"/>
          </w:rPr>
          <w:instrText>搭建博客详细教程</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网上有太多hexo + github的教程了，但是我跟着人家的教程，漏洞百出，一堆bug。所以我决定自己搞了。这篇文章默认你已经具备：已经安装了gitbash会使用gitbas 　　　　　　???? ...</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801" w:author="Unknown"/>
          <w:rFonts w:ascii="微软雅黑" w:eastAsia="微软雅黑" w:hAnsi="微软雅黑" w:cs="Arial"/>
          <w:color w:val="5F6471"/>
          <w:kern w:val="0"/>
          <w:sz w:val="11"/>
          <w:szCs w:val="11"/>
        </w:rPr>
      </w:pPr>
      <w:ins w:id="802"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"https://blog.csdn.net/codedz"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codedz的博客</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803"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39" name="图片 139"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804" w:author="Unknown">
        <w:r w:rsidRPr="00612E05">
          <w:rPr>
            <w:rFonts w:ascii="微软雅黑" w:eastAsia="微软雅黑" w:hAnsi="微软雅黑" w:cs="Arial" w:hint="eastAsia"/>
            <w:color w:val="999AAA"/>
            <w:kern w:val="0"/>
            <w:sz w:val="12"/>
          </w:rPr>
          <w:t> 110</w:t>
        </w:r>
      </w:ins>
    </w:p>
    <w:p w:rsidR="00612E05" w:rsidRPr="00612E05" w:rsidRDefault="00612E05" w:rsidP="00612E05">
      <w:pPr>
        <w:widowControl/>
        <w:shd w:val="clear" w:color="auto" w:fill="FFFFFF"/>
        <w:spacing w:line="213" w:lineRule="atLeast"/>
        <w:jc w:val="left"/>
        <w:rPr>
          <w:ins w:id="805" w:author="Unknown"/>
          <w:rFonts w:ascii="宋体" w:eastAsia="宋体" w:hAnsi="宋体" w:cs="宋体" w:hint="eastAsia"/>
          <w:color w:val="4F4F4F"/>
          <w:kern w:val="0"/>
          <w:sz w:val="13"/>
          <w:szCs w:val="13"/>
          <w:u w:val="single"/>
        </w:rPr>
      </w:pPr>
      <w:ins w:id="806"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"https://blog.csdn.net/codedz/article/details/105077980" \o "</w:instrText>
        </w:r>
        <w:r w:rsidRPr="00612E05">
          <w:rPr>
            <w:rFonts w:ascii="Arial" w:eastAsia="宋体" w:hAnsi="Arial" w:cs="Arial" w:hint="eastAsia"/>
            <w:kern w:val="0"/>
            <w:sz w:val="13"/>
            <w:szCs w:val="13"/>
          </w:rPr>
          <w:instrText>超级详细的</w:instrText>
        </w:r>
        <w:r w:rsidRPr="00612E05">
          <w:rPr>
            <w:rFonts w:ascii="Arial" w:eastAsia="宋体" w:hAnsi="Arial" w:cs="Arial" w:hint="eastAsia"/>
            <w:kern w:val="0"/>
            <w:sz w:val="13"/>
            <w:szCs w:val="13"/>
          </w:rPr>
          <w:instrText>Git&amp;GitHub</w:instrText>
        </w:r>
        <w:r w:rsidRPr="00612E05">
          <w:rPr>
            <w:rFonts w:ascii="Arial" w:eastAsia="宋体" w:hAnsi="Arial" w:cs="Arial" w:hint="eastAsia"/>
            <w:kern w:val="0"/>
            <w:sz w:val="13"/>
            <w:szCs w:val="13"/>
          </w:rPr>
          <w:instrText>使用教程</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807" w:author="Unknown"/>
          <w:rFonts w:ascii="宋体" w:eastAsia="宋体" w:hAnsi="宋体" w:cs="宋体" w:hint="eastAsia"/>
          <w:color w:val="282B31"/>
          <w:kern w:val="0"/>
          <w:sz w:val="15"/>
          <w:szCs w:val="15"/>
        </w:rPr>
      </w:pPr>
      <w:ins w:id="808" w:author="Unknown">
        <w:r w:rsidRPr="00612E05">
          <w:rPr>
            <w:rFonts w:ascii="微软雅黑" w:eastAsia="微软雅黑" w:hAnsi="微软雅黑" w:cs="Arial" w:hint="eastAsia"/>
            <w:color w:val="282B31"/>
            <w:kern w:val="0"/>
            <w:sz w:val="15"/>
            <w:szCs w:val="15"/>
            <w:u w:val="single"/>
          </w:rPr>
          <w:t>超级</w:t>
        </w:r>
        <w:r w:rsidRPr="00612E05">
          <w:rPr>
            <w:rFonts w:ascii="微软雅黑" w:eastAsia="微软雅黑" w:hAnsi="微软雅黑" w:cs="Arial" w:hint="eastAsia"/>
            <w:color w:val="E33E33"/>
            <w:kern w:val="0"/>
            <w:sz w:val="15"/>
            <w:u w:val="single"/>
          </w:rPr>
          <w:t>详细</w:t>
        </w:r>
        <w:r w:rsidRPr="00612E05">
          <w:rPr>
            <w:rFonts w:ascii="微软雅黑" w:eastAsia="微软雅黑" w:hAnsi="微软雅黑" w:cs="Arial" w:hint="eastAsia"/>
            <w:color w:val="282B31"/>
            <w:kern w:val="0"/>
            <w:sz w:val="15"/>
            <w:szCs w:val="15"/>
            <w:u w:val="single"/>
          </w:rPr>
          <w:t>的</w:t>
        </w:r>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szCs w:val="15"/>
            <w:u w:val="single"/>
          </w:rPr>
          <w:t>&amp;</w:t>
        </w:r>
        <w:r w:rsidRPr="00612E05">
          <w:rPr>
            <w:rFonts w:ascii="微软雅黑" w:eastAsia="微软雅黑" w:hAnsi="微软雅黑" w:cs="Arial" w:hint="eastAsia"/>
            <w:color w:val="E33E33"/>
            <w:kern w:val="0"/>
            <w:sz w:val="15"/>
            <w:u w:val="single"/>
          </w:rPr>
          <w:t>GitHub</w:t>
        </w:r>
        <w:r w:rsidRPr="00612E05">
          <w:rPr>
            <w:rFonts w:ascii="微软雅黑" w:eastAsia="微软雅黑" w:hAnsi="微软雅黑" w:cs="Arial" w:hint="eastAsia"/>
            <w:color w:val="282B31"/>
            <w:kern w:val="0"/>
            <w:sz w:val="15"/>
            <w:szCs w:val="15"/>
            <w:u w:val="single"/>
          </w:rPr>
          <w:t>使用</w:t>
        </w:r>
        <w:r w:rsidRPr="00612E05">
          <w:rPr>
            <w:rFonts w:ascii="微软雅黑" w:eastAsia="微软雅黑" w:hAnsi="微软雅黑" w:cs="Arial" w:hint="eastAsia"/>
            <w:color w:val="E33E33"/>
            <w:kern w:val="0"/>
            <w:sz w:val="15"/>
            <w:u w:val="single"/>
          </w:rPr>
          <w:t>教程</w:t>
        </w:r>
      </w:ins>
    </w:p>
    <w:p w:rsidR="00612E05" w:rsidRPr="00612E05" w:rsidRDefault="00612E05" w:rsidP="00612E05">
      <w:pPr>
        <w:widowControl/>
        <w:shd w:val="clear" w:color="auto" w:fill="FFFFFF"/>
        <w:spacing w:line="213" w:lineRule="atLeast"/>
        <w:jc w:val="left"/>
        <w:rPr>
          <w:ins w:id="809" w:author="Unknown"/>
          <w:rFonts w:ascii="Arial" w:eastAsia="宋体" w:hAnsi="Arial" w:cs="Arial" w:hint="eastAsia"/>
          <w:kern w:val="0"/>
          <w:sz w:val="13"/>
          <w:szCs w:val="13"/>
        </w:rPr>
      </w:pPr>
      <w:ins w:id="810"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811" w:author="Unknown"/>
          <w:rFonts w:ascii="Arial" w:eastAsia="宋体" w:hAnsi="Arial" w:cs="Arial"/>
          <w:kern w:val="0"/>
          <w:sz w:val="13"/>
          <w:szCs w:val="13"/>
        </w:rPr>
      </w:pPr>
      <w:ins w:id="812"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"https://blog.csdn.net/codedz/article/details/105077980" \o "</w:instrText>
        </w:r>
        <w:r w:rsidRPr="00612E05">
          <w:rPr>
            <w:rFonts w:ascii="Arial" w:eastAsia="宋体" w:hAnsi="Arial" w:cs="Arial" w:hint="eastAsia"/>
            <w:kern w:val="0"/>
            <w:sz w:val="13"/>
            <w:szCs w:val="13"/>
          </w:rPr>
          <w:instrText>超级详细的</w:instrText>
        </w:r>
        <w:r w:rsidRPr="00612E05">
          <w:rPr>
            <w:rFonts w:ascii="Arial" w:eastAsia="宋体" w:hAnsi="Arial" w:cs="Arial" w:hint="eastAsia"/>
            <w:kern w:val="0"/>
            <w:sz w:val="13"/>
            <w:szCs w:val="13"/>
          </w:rPr>
          <w:instrText>Git&amp;GitHub</w:instrText>
        </w:r>
        <w:r w:rsidRPr="00612E05">
          <w:rPr>
            <w:rFonts w:ascii="Arial" w:eastAsia="宋体" w:hAnsi="Arial" w:cs="Arial" w:hint="eastAsia"/>
            <w:kern w:val="0"/>
            <w:sz w:val="13"/>
            <w:szCs w:val="13"/>
          </w:rPr>
          <w:instrText>使用教程</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Git&amp;GitHub使用教程文章目录Git&amp;GitHub使用教程1. 版本控制工具应该具备的功能2. 版本控制工具3. Git的优势4. Git安装5. Git结构6. Git和代码托...</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813" w:author="Unknown"/>
          <w:rFonts w:ascii="微软雅黑" w:eastAsia="微软雅黑" w:hAnsi="微软雅黑" w:cs="Arial"/>
          <w:color w:val="5F6471"/>
          <w:kern w:val="0"/>
          <w:sz w:val="11"/>
          <w:szCs w:val="11"/>
        </w:rPr>
      </w:pPr>
      <w:ins w:id="814"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"https://blog.csdn.net/moquancsdn"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丁启民的博客</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815"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40" name="图片 140"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816" w:author="Unknown">
        <w:r w:rsidRPr="00612E05">
          <w:rPr>
            <w:rFonts w:ascii="微软雅黑" w:eastAsia="微软雅黑" w:hAnsi="微软雅黑" w:cs="Arial" w:hint="eastAsia"/>
            <w:color w:val="999AAA"/>
            <w:kern w:val="0"/>
            <w:sz w:val="12"/>
          </w:rPr>
          <w:t> 4181</w:t>
        </w:r>
      </w:ins>
    </w:p>
    <w:p w:rsidR="00612E05" w:rsidRPr="00612E05" w:rsidRDefault="00612E05" w:rsidP="00612E05">
      <w:pPr>
        <w:widowControl/>
        <w:shd w:val="clear" w:color="auto" w:fill="FFFFFF"/>
        <w:spacing w:line="213" w:lineRule="atLeast"/>
        <w:jc w:val="left"/>
        <w:rPr>
          <w:ins w:id="817" w:author="Unknown"/>
          <w:rFonts w:ascii="宋体" w:eastAsia="宋体" w:hAnsi="宋体" w:cs="宋体" w:hint="eastAsia"/>
          <w:color w:val="4F4F4F"/>
          <w:kern w:val="0"/>
          <w:sz w:val="13"/>
          <w:szCs w:val="13"/>
          <w:u w:val="single"/>
        </w:rPr>
      </w:pPr>
      <w:ins w:id="818"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"https://blog.csdn.net/moquancsdn/article/details/81941139" \o "GitHub</w:instrText>
        </w:r>
        <w:r w:rsidRPr="00612E05">
          <w:rPr>
            <w:rFonts w:ascii="Arial" w:eastAsia="宋体" w:hAnsi="Arial" w:cs="Arial" w:hint="eastAsia"/>
            <w:kern w:val="0"/>
            <w:sz w:val="13"/>
            <w:szCs w:val="13"/>
          </w:rPr>
          <w:instrText>基本操作——</w:instrText>
        </w:r>
        <w:r w:rsidRPr="00612E05">
          <w:rPr>
            <w:rFonts w:ascii="Arial" w:eastAsia="宋体" w:hAnsi="Arial" w:cs="Arial" w:hint="eastAsia"/>
            <w:kern w:val="0"/>
            <w:sz w:val="13"/>
            <w:szCs w:val="13"/>
          </w:rPr>
          <w:instrText>Git Bash</w:instrText>
        </w:r>
        <w:r w:rsidRPr="00612E05">
          <w:rPr>
            <w:rFonts w:ascii="Arial" w:eastAsia="宋体" w:hAnsi="Arial" w:cs="Arial" w:hint="eastAsia"/>
            <w:kern w:val="0"/>
            <w:sz w:val="13"/>
            <w:szCs w:val="13"/>
          </w:rPr>
          <w:instrText>命令行</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819" w:author="Unknown"/>
          <w:rFonts w:ascii="宋体" w:eastAsia="宋体" w:hAnsi="宋体" w:cs="宋体" w:hint="eastAsia"/>
          <w:color w:val="282B31"/>
          <w:kern w:val="0"/>
          <w:sz w:val="15"/>
          <w:szCs w:val="15"/>
        </w:rPr>
      </w:pPr>
      <w:ins w:id="820" w:author="Unknown">
        <w:r w:rsidRPr="00612E05">
          <w:rPr>
            <w:rFonts w:ascii="微软雅黑" w:eastAsia="微软雅黑" w:hAnsi="微软雅黑" w:cs="Arial" w:hint="eastAsia"/>
            <w:color w:val="E33E33"/>
            <w:kern w:val="0"/>
            <w:sz w:val="15"/>
            <w:u w:val="single"/>
          </w:rPr>
          <w:t>GitHub</w:t>
        </w:r>
        <w:r w:rsidRPr="00612E05">
          <w:rPr>
            <w:rFonts w:ascii="微软雅黑" w:eastAsia="微软雅黑" w:hAnsi="微软雅黑" w:cs="Arial" w:hint="eastAsia"/>
            <w:color w:val="282B31"/>
            <w:kern w:val="0"/>
            <w:sz w:val="15"/>
            <w:szCs w:val="15"/>
            <w:u w:val="single"/>
          </w:rPr>
          <w:t>基本操作——</w:t>
        </w:r>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E33E33"/>
            <w:kern w:val="0"/>
            <w:sz w:val="15"/>
            <w:u w:val="single"/>
          </w:rPr>
          <w:t>Bash</w:t>
        </w:r>
        <w:r w:rsidRPr="00612E05">
          <w:rPr>
            <w:rFonts w:ascii="微软雅黑" w:eastAsia="微软雅黑" w:hAnsi="微软雅黑" w:cs="Arial" w:hint="eastAsia"/>
            <w:color w:val="282B31"/>
            <w:kern w:val="0"/>
            <w:sz w:val="15"/>
            <w:szCs w:val="15"/>
            <w:u w:val="single"/>
          </w:rPr>
          <w:t>命令行</w:t>
        </w:r>
      </w:ins>
    </w:p>
    <w:p w:rsidR="00612E05" w:rsidRPr="00612E05" w:rsidRDefault="00612E05" w:rsidP="00612E05">
      <w:pPr>
        <w:widowControl/>
        <w:shd w:val="clear" w:color="auto" w:fill="FFFFFF"/>
        <w:spacing w:line="213" w:lineRule="atLeast"/>
        <w:jc w:val="left"/>
        <w:rPr>
          <w:ins w:id="821" w:author="Unknown"/>
          <w:rFonts w:ascii="Arial" w:eastAsia="宋体" w:hAnsi="Arial" w:cs="Arial" w:hint="eastAsia"/>
          <w:kern w:val="0"/>
          <w:sz w:val="13"/>
          <w:szCs w:val="13"/>
        </w:rPr>
      </w:pPr>
      <w:ins w:id="822"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823" w:author="Unknown"/>
          <w:rFonts w:ascii="Arial" w:eastAsia="宋体" w:hAnsi="Arial" w:cs="Arial"/>
          <w:kern w:val="0"/>
          <w:sz w:val="13"/>
          <w:szCs w:val="13"/>
        </w:rPr>
      </w:pPr>
      <w:ins w:id="824"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"https://blog.csdn.net/moquancsdn/article/details/81941139" \o "GitHub</w:instrText>
        </w:r>
        <w:r w:rsidRPr="00612E05">
          <w:rPr>
            <w:rFonts w:ascii="Arial" w:eastAsia="宋体" w:hAnsi="Arial" w:cs="Arial" w:hint="eastAsia"/>
            <w:kern w:val="0"/>
            <w:sz w:val="13"/>
            <w:szCs w:val="13"/>
          </w:rPr>
          <w:instrText>基本操作——</w:instrText>
        </w:r>
        <w:r w:rsidRPr="00612E05">
          <w:rPr>
            <w:rFonts w:ascii="Arial" w:eastAsia="宋体" w:hAnsi="Arial" w:cs="Arial" w:hint="eastAsia"/>
            <w:kern w:val="0"/>
            <w:sz w:val="13"/>
            <w:szCs w:val="13"/>
          </w:rPr>
          <w:instrText>Git Bash</w:instrText>
        </w:r>
        <w:r w:rsidRPr="00612E05">
          <w:rPr>
            <w:rFonts w:ascii="Arial" w:eastAsia="宋体" w:hAnsi="Arial" w:cs="Arial" w:hint="eastAsia"/>
            <w:kern w:val="0"/>
            <w:sz w:val="13"/>
            <w:szCs w:val="13"/>
          </w:rPr>
          <w:instrText>命令行</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[toc]访问我的个人博客http://blog.leanote.com/moquan获取更多。前期准备创建账号进官网创建账号，如果是学生的话，建议使用edu邮箱。GitHubstudentpack使...</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825" w:author="Unknown"/>
          <w:rFonts w:ascii="微软雅黑" w:eastAsia="微软雅黑" w:hAnsi="微软雅黑" w:cs="Arial"/>
          <w:color w:val="5F6471"/>
          <w:kern w:val="0"/>
          <w:sz w:val="11"/>
          <w:szCs w:val="11"/>
        </w:rPr>
      </w:pPr>
      <w:ins w:id="826"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"https://blog.csdn.net/CSDNedu"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CSDN学院</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827"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lastRenderedPageBreak/>
        <w:drawing>
          <wp:inline distT="0" distB="0" distL="0" distR="0">
            <wp:extent cx="267335" cy="267335"/>
            <wp:effectExtent l="19050" t="0" r="0" b="0"/>
            <wp:docPr id="141" name="图片 141"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828" w:author="Unknown">
        <w:r w:rsidRPr="00612E05">
          <w:rPr>
            <w:rFonts w:ascii="微软雅黑" w:eastAsia="微软雅黑" w:hAnsi="微软雅黑" w:cs="Arial" w:hint="eastAsia"/>
            <w:color w:val="999AAA"/>
            <w:kern w:val="0"/>
            <w:sz w:val="12"/>
          </w:rPr>
          <w:t> 1万+</w:t>
        </w:r>
      </w:ins>
    </w:p>
    <w:p w:rsidR="00612E05" w:rsidRPr="00612E05" w:rsidRDefault="00612E05" w:rsidP="00612E05">
      <w:pPr>
        <w:widowControl/>
        <w:shd w:val="clear" w:color="auto" w:fill="FFFFFF"/>
        <w:spacing w:line="213" w:lineRule="atLeast"/>
        <w:jc w:val="left"/>
        <w:rPr>
          <w:ins w:id="829" w:author="Unknown"/>
          <w:rFonts w:ascii="宋体" w:eastAsia="宋体" w:hAnsi="宋体" w:cs="宋体" w:hint="eastAsia"/>
          <w:color w:val="4F4F4F"/>
          <w:kern w:val="0"/>
          <w:sz w:val="13"/>
          <w:szCs w:val="13"/>
          <w:u w:val="single"/>
        </w:rPr>
      </w:pPr>
      <w:ins w:id="830"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"https://blog.csdn.net/CSDNedu/article/details/104793330" \o "</w:instrText>
        </w:r>
        <w:r w:rsidRPr="00612E05">
          <w:rPr>
            <w:rFonts w:ascii="Arial" w:eastAsia="宋体" w:hAnsi="Arial" w:cs="Arial" w:hint="eastAsia"/>
            <w:kern w:val="0"/>
            <w:sz w:val="13"/>
            <w:szCs w:val="13"/>
          </w:rPr>
          <w:instrText>吹爆了！程序员自学</w:instrText>
        </w:r>
        <w:r w:rsidRPr="00612E05">
          <w:rPr>
            <w:rFonts w:ascii="Arial" w:eastAsia="宋体" w:hAnsi="Arial" w:cs="Arial" w:hint="eastAsia"/>
            <w:kern w:val="0"/>
            <w:sz w:val="13"/>
            <w:szCs w:val="13"/>
          </w:rPr>
          <w:instrText>Python</w:instrText>
        </w:r>
        <w:r w:rsidRPr="00612E05">
          <w:rPr>
            <w:rFonts w:ascii="Arial" w:eastAsia="宋体" w:hAnsi="Arial" w:cs="Arial" w:hint="eastAsia"/>
            <w:kern w:val="0"/>
            <w:sz w:val="13"/>
            <w:szCs w:val="13"/>
          </w:rPr>
          <w:instrText>，不如</w:instrText>
        </w:r>
        <w:r w:rsidRPr="00612E05">
          <w:rPr>
            <w:rFonts w:ascii="Arial" w:eastAsia="宋体" w:hAnsi="Arial" w:cs="Arial" w:hint="eastAsia"/>
            <w:kern w:val="0"/>
            <w:sz w:val="13"/>
            <w:szCs w:val="13"/>
          </w:rPr>
          <w:instrText>9</w:instrText>
        </w:r>
        <w:r w:rsidRPr="00612E05">
          <w:rPr>
            <w:rFonts w:ascii="Arial" w:eastAsia="宋体" w:hAnsi="Arial" w:cs="Arial" w:hint="eastAsia"/>
            <w:kern w:val="0"/>
            <w:sz w:val="13"/>
            <w:szCs w:val="13"/>
          </w:rPr>
          <w:instrText>岁小孩，网友：我不信</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831" w:author="Unknown"/>
          <w:rFonts w:ascii="宋体" w:eastAsia="宋体" w:hAnsi="宋体" w:cs="宋体" w:hint="eastAsia"/>
          <w:color w:val="282B31"/>
          <w:kern w:val="0"/>
          <w:sz w:val="15"/>
          <w:szCs w:val="15"/>
        </w:rPr>
      </w:pPr>
      <w:ins w:id="832" w:author="Unknown">
        <w:r w:rsidRPr="00612E05">
          <w:rPr>
            <w:rFonts w:ascii="微软雅黑" w:eastAsia="微软雅黑" w:hAnsi="微软雅黑" w:cs="Arial" w:hint="eastAsia"/>
            <w:color w:val="282B31"/>
            <w:kern w:val="0"/>
            <w:sz w:val="15"/>
            <w:szCs w:val="15"/>
            <w:u w:val="single"/>
          </w:rPr>
          <w:t>吹爆了！程序员自学Python，不如9岁小孩，网友：我不信....</w:t>
        </w:r>
      </w:ins>
    </w:p>
    <w:p w:rsidR="00612E05" w:rsidRPr="00612E05" w:rsidRDefault="00612E05" w:rsidP="00612E05">
      <w:pPr>
        <w:widowControl/>
        <w:shd w:val="clear" w:color="auto" w:fill="FFFFFF"/>
        <w:spacing w:line="213" w:lineRule="atLeast"/>
        <w:jc w:val="left"/>
        <w:rPr>
          <w:ins w:id="833" w:author="Unknown"/>
          <w:rFonts w:ascii="Arial" w:eastAsia="宋体" w:hAnsi="Arial" w:cs="Arial" w:hint="eastAsia"/>
          <w:kern w:val="0"/>
          <w:sz w:val="13"/>
          <w:szCs w:val="13"/>
        </w:rPr>
      </w:pPr>
      <w:ins w:id="834"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835" w:author="Unknown"/>
          <w:rFonts w:ascii="Arial" w:eastAsia="宋体" w:hAnsi="Arial" w:cs="Arial"/>
          <w:kern w:val="0"/>
          <w:sz w:val="13"/>
          <w:szCs w:val="13"/>
        </w:rPr>
      </w:pPr>
      <w:ins w:id="836"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"https://blog.csdn.net/CSDNedu/article/details/104793330" \o "</w:instrText>
        </w:r>
        <w:r w:rsidRPr="00612E05">
          <w:rPr>
            <w:rFonts w:ascii="Arial" w:eastAsia="宋体" w:hAnsi="Arial" w:cs="Arial" w:hint="eastAsia"/>
            <w:kern w:val="0"/>
            <w:sz w:val="13"/>
            <w:szCs w:val="13"/>
          </w:rPr>
          <w:instrText>吹爆了！程序员自学</w:instrText>
        </w:r>
        <w:r w:rsidRPr="00612E05">
          <w:rPr>
            <w:rFonts w:ascii="Arial" w:eastAsia="宋体" w:hAnsi="Arial" w:cs="Arial" w:hint="eastAsia"/>
            <w:kern w:val="0"/>
            <w:sz w:val="13"/>
            <w:szCs w:val="13"/>
          </w:rPr>
          <w:instrText>Python</w:instrText>
        </w:r>
        <w:r w:rsidRPr="00612E05">
          <w:rPr>
            <w:rFonts w:ascii="Arial" w:eastAsia="宋体" w:hAnsi="Arial" w:cs="Arial" w:hint="eastAsia"/>
            <w:kern w:val="0"/>
            <w:sz w:val="13"/>
            <w:szCs w:val="13"/>
          </w:rPr>
          <w:instrText>，不如</w:instrText>
        </w:r>
        <w:r w:rsidRPr="00612E05">
          <w:rPr>
            <w:rFonts w:ascii="Arial" w:eastAsia="宋体" w:hAnsi="Arial" w:cs="Arial" w:hint="eastAsia"/>
            <w:kern w:val="0"/>
            <w:sz w:val="13"/>
            <w:szCs w:val="13"/>
          </w:rPr>
          <w:instrText>9</w:instrText>
        </w:r>
        <w:r w:rsidRPr="00612E05">
          <w:rPr>
            <w:rFonts w:ascii="Arial" w:eastAsia="宋体" w:hAnsi="Arial" w:cs="Arial" w:hint="eastAsia"/>
            <w:kern w:val="0"/>
            <w:sz w:val="13"/>
            <w:szCs w:val="13"/>
          </w:rPr>
          <w:instrText>岁小孩，网友：我不信</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2019年Pyhon可谓是越来越火，而且屡次超越Java、C++荣登成为编程语言排行榜第一的语言，国内的公司和程序员为什么都越来越喜欢使用Python呢？近日，一份上海幼升小孩子的简历，吸引了不少关注...</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837" w:author="Unknown"/>
          <w:rFonts w:ascii="微软雅黑" w:eastAsia="微软雅黑" w:hAnsi="微软雅黑" w:cs="Arial"/>
          <w:color w:val="5F6471"/>
          <w:kern w:val="0"/>
          <w:sz w:val="11"/>
          <w:szCs w:val="11"/>
        </w:rPr>
      </w:pPr>
      <w:ins w:id="838"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"https://blog.csdn.net/csdnnews"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CSDN资讯</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839"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42" name="图片 142"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840" w:author="Unknown">
        <w:r w:rsidRPr="00612E05">
          <w:rPr>
            <w:rFonts w:ascii="微软雅黑" w:eastAsia="微软雅黑" w:hAnsi="微软雅黑" w:cs="Arial" w:hint="eastAsia"/>
            <w:color w:val="999AAA"/>
            <w:kern w:val="0"/>
            <w:sz w:val="12"/>
          </w:rPr>
          <w:t> 8290</w:t>
        </w:r>
      </w:ins>
    </w:p>
    <w:p w:rsidR="00612E05" w:rsidRPr="00612E05" w:rsidRDefault="00612E05" w:rsidP="00612E05">
      <w:pPr>
        <w:widowControl/>
        <w:shd w:val="clear" w:color="auto" w:fill="FFFFFF"/>
        <w:spacing w:line="213" w:lineRule="atLeast"/>
        <w:jc w:val="left"/>
        <w:rPr>
          <w:ins w:id="841" w:author="Unknown"/>
          <w:rFonts w:ascii="宋体" w:eastAsia="宋体" w:hAnsi="宋体" w:cs="宋体" w:hint="eastAsia"/>
          <w:color w:val="4F4F4F"/>
          <w:kern w:val="0"/>
          <w:sz w:val="13"/>
          <w:szCs w:val="13"/>
          <w:u w:val="single"/>
        </w:rPr>
      </w:pPr>
      <w:ins w:id="842"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"https://blog.csdn.net/csdnnews/article/details/96472421" \o "53K</w:instrText>
        </w:r>
        <w:r w:rsidRPr="00612E05">
          <w:rPr>
            <w:rFonts w:ascii="Arial" w:eastAsia="宋体" w:hAnsi="Arial" w:cs="Arial" w:hint="eastAsia"/>
            <w:kern w:val="0"/>
            <w:sz w:val="13"/>
            <w:szCs w:val="13"/>
          </w:rPr>
          <w:instrText>！拿下阿里</w:instrText>
        </w:r>
        <w:r w:rsidRPr="00612E05">
          <w:rPr>
            <w:rFonts w:ascii="Arial" w:eastAsia="宋体" w:hAnsi="Arial" w:cs="Arial" w:hint="eastAsia"/>
            <w:kern w:val="0"/>
            <w:sz w:val="13"/>
            <w:szCs w:val="13"/>
          </w:rPr>
          <w:instrText>Python</w:instrText>
        </w:r>
        <w:r w:rsidRPr="00612E05">
          <w:rPr>
            <w:rFonts w:ascii="Arial" w:eastAsia="宋体" w:hAnsi="Arial" w:cs="Arial" w:hint="eastAsia"/>
            <w:kern w:val="0"/>
            <w:sz w:val="13"/>
            <w:szCs w:val="13"/>
          </w:rPr>
          <w:instrText>岗，这些技术点全考了！</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843" w:author="Unknown"/>
          <w:rFonts w:ascii="宋体" w:eastAsia="宋体" w:hAnsi="宋体" w:cs="宋体" w:hint="eastAsia"/>
          <w:color w:val="282B31"/>
          <w:kern w:val="0"/>
          <w:sz w:val="15"/>
          <w:szCs w:val="15"/>
        </w:rPr>
      </w:pPr>
      <w:ins w:id="844" w:author="Unknown">
        <w:r w:rsidRPr="00612E05">
          <w:rPr>
            <w:rFonts w:ascii="微软雅黑" w:eastAsia="微软雅黑" w:hAnsi="微软雅黑" w:cs="Arial" w:hint="eastAsia"/>
            <w:color w:val="282B31"/>
            <w:kern w:val="0"/>
            <w:sz w:val="15"/>
            <w:szCs w:val="15"/>
            <w:u w:val="single"/>
          </w:rPr>
          <w:t>53K！拿下阿里Python岗，这些技术点全考了！</w:t>
        </w:r>
      </w:ins>
    </w:p>
    <w:p w:rsidR="00612E05" w:rsidRPr="00612E05" w:rsidRDefault="00612E05" w:rsidP="00612E05">
      <w:pPr>
        <w:widowControl/>
        <w:shd w:val="clear" w:color="auto" w:fill="FFFFFF"/>
        <w:spacing w:line="213" w:lineRule="atLeast"/>
        <w:jc w:val="left"/>
        <w:rPr>
          <w:ins w:id="845" w:author="Unknown"/>
          <w:rFonts w:ascii="Arial" w:eastAsia="宋体" w:hAnsi="Arial" w:cs="Arial" w:hint="eastAsia"/>
          <w:kern w:val="0"/>
          <w:sz w:val="13"/>
          <w:szCs w:val="13"/>
        </w:rPr>
      </w:pPr>
      <w:ins w:id="846"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847" w:author="Unknown"/>
          <w:rFonts w:ascii="Arial" w:eastAsia="宋体" w:hAnsi="Arial" w:cs="Arial"/>
          <w:kern w:val="0"/>
          <w:sz w:val="13"/>
          <w:szCs w:val="13"/>
        </w:rPr>
      </w:pPr>
      <w:ins w:id="848"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"https://blog.csdn.net/csdnnews/article/details/96472421" \o "53K</w:instrText>
        </w:r>
        <w:r w:rsidRPr="00612E05">
          <w:rPr>
            <w:rFonts w:ascii="Arial" w:eastAsia="宋体" w:hAnsi="Arial" w:cs="Arial" w:hint="eastAsia"/>
            <w:kern w:val="0"/>
            <w:sz w:val="13"/>
            <w:szCs w:val="13"/>
          </w:rPr>
          <w:instrText>！拿下阿里</w:instrText>
        </w:r>
        <w:r w:rsidRPr="00612E05">
          <w:rPr>
            <w:rFonts w:ascii="Arial" w:eastAsia="宋体" w:hAnsi="Arial" w:cs="Arial" w:hint="eastAsia"/>
            <w:kern w:val="0"/>
            <w:sz w:val="13"/>
            <w:szCs w:val="13"/>
          </w:rPr>
          <w:instrText>Python</w:instrText>
        </w:r>
        <w:r w:rsidRPr="00612E05">
          <w:rPr>
            <w:rFonts w:ascii="Arial" w:eastAsia="宋体" w:hAnsi="Arial" w:cs="Arial" w:hint="eastAsia"/>
            <w:kern w:val="0"/>
            <w:sz w:val="13"/>
            <w:szCs w:val="13"/>
          </w:rPr>
          <w:instrText>岗，这些技术点全考了！</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Python又上热搜了！”，最近笔者在逛脉脉时，发现这样的一条信息：看完后，我相信大家和我一样，what，Python这么时候值钱了？本篇文章，我将帮大家搞定两大疑问：1. Python岗究竟值多少钱...</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849" w:author="Unknown"/>
          <w:rFonts w:ascii="微软雅黑" w:eastAsia="微软雅黑" w:hAnsi="微软雅黑" w:cs="Arial"/>
          <w:color w:val="5F6471"/>
          <w:kern w:val="0"/>
          <w:sz w:val="11"/>
          <w:szCs w:val="11"/>
        </w:rPr>
      </w:pPr>
      <w:ins w:id="850"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"https://blog.csdn.net/lengyuezuixue"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冷月醉雪的博客</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851"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43" name="图片 143"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852" w:author="Unknown">
        <w:r w:rsidRPr="00612E05">
          <w:rPr>
            <w:rFonts w:ascii="微软雅黑" w:eastAsia="微软雅黑" w:hAnsi="微软雅黑" w:cs="Arial" w:hint="eastAsia"/>
            <w:color w:val="999AAA"/>
            <w:kern w:val="0"/>
            <w:sz w:val="12"/>
          </w:rPr>
          <w:t> 8612</w:t>
        </w:r>
      </w:ins>
    </w:p>
    <w:p w:rsidR="00612E05" w:rsidRPr="00612E05" w:rsidRDefault="00612E05" w:rsidP="00612E05">
      <w:pPr>
        <w:widowControl/>
        <w:shd w:val="clear" w:color="auto" w:fill="FFFFFF"/>
        <w:spacing w:line="213" w:lineRule="atLeast"/>
        <w:jc w:val="left"/>
        <w:rPr>
          <w:ins w:id="853" w:author="Unknown"/>
          <w:rFonts w:ascii="宋体" w:eastAsia="宋体" w:hAnsi="宋体" w:cs="宋体" w:hint="eastAsia"/>
          <w:color w:val="4F4F4F"/>
          <w:kern w:val="0"/>
          <w:sz w:val="13"/>
          <w:szCs w:val="13"/>
          <w:u w:val="single"/>
        </w:rPr>
      </w:pPr>
      <w:ins w:id="854"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"https://blog.csdn.net/lengyuezuixue/article/details/78560038" \o "Git Bash</w:instrText>
        </w:r>
        <w:r w:rsidRPr="00612E05">
          <w:rPr>
            <w:rFonts w:ascii="Arial" w:eastAsia="宋体" w:hAnsi="Arial" w:cs="Arial" w:hint="eastAsia"/>
            <w:kern w:val="0"/>
            <w:sz w:val="13"/>
            <w:szCs w:val="13"/>
          </w:rPr>
          <w:instrText>命令行使用</w:instrText>
        </w:r>
        <w:r w:rsidRPr="00612E05">
          <w:rPr>
            <w:rFonts w:ascii="Arial" w:eastAsia="宋体" w:hAnsi="Arial" w:cs="Arial" w:hint="eastAsia"/>
            <w:kern w:val="0"/>
            <w:sz w:val="13"/>
            <w:szCs w:val="13"/>
          </w:rPr>
          <w:instrText>Git"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855" w:author="Unknown"/>
          <w:rFonts w:ascii="宋体" w:eastAsia="宋体" w:hAnsi="宋体" w:cs="宋体" w:hint="eastAsia"/>
          <w:color w:val="282B31"/>
          <w:kern w:val="0"/>
          <w:sz w:val="15"/>
          <w:szCs w:val="15"/>
        </w:rPr>
      </w:pPr>
      <w:ins w:id="856" w:author="Unknown">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E33E33"/>
            <w:kern w:val="0"/>
            <w:sz w:val="15"/>
            <w:u w:val="single"/>
          </w:rPr>
          <w:t>Bash</w:t>
        </w:r>
        <w:r w:rsidRPr="00612E05">
          <w:rPr>
            <w:rFonts w:ascii="微软雅黑" w:eastAsia="微软雅黑" w:hAnsi="微软雅黑" w:cs="Arial" w:hint="eastAsia"/>
            <w:color w:val="282B31"/>
            <w:kern w:val="0"/>
            <w:sz w:val="15"/>
            <w:szCs w:val="15"/>
            <w:u w:val="single"/>
          </w:rPr>
          <w:t>命令行使用</w:t>
        </w:r>
        <w:r w:rsidRPr="00612E05">
          <w:rPr>
            <w:rFonts w:ascii="微软雅黑" w:eastAsia="微软雅黑" w:hAnsi="微软雅黑" w:cs="Arial" w:hint="eastAsia"/>
            <w:color w:val="E33E33"/>
            <w:kern w:val="0"/>
            <w:sz w:val="15"/>
            <w:u w:val="single"/>
          </w:rPr>
          <w:t>Git</w:t>
        </w:r>
      </w:ins>
    </w:p>
    <w:p w:rsidR="00612E05" w:rsidRPr="00612E05" w:rsidRDefault="00612E05" w:rsidP="00612E05">
      <w:pPr>
        <w:widowControl/>
        <w:shd w:val="clear" w:color="auto" w:fill="FFFFFF"/>
        <w:spacing w:line="213" w:lineRule="atLeast"/>
        <w:jc w:val="left"/>
        <w:rPr>
          <w:ins w:id="857" w:author="Unknown"/>
          <w:rFonts w:ascii="Arial" w:eastAsia="宋体" w:hAnsi="Arial" w:cs="Arial" w:hint="eastAsia"/>
          <w:kern w:val="0"/>
          <w:sz w:val="13"/>
          <w:szCs w:val="13"/>
        </w:rPr>
      </w:pPr>
      <w:ins w:id="858"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859" w:author="Unknown"/>
          <w:rFonts w:ascii="Arial" w:eastAsia="宋体" w:hAnsi="Arial" w:cs="Arial"/>
          <w:kern w:val="0"/>
          <w:sz w:val="13"/>
          <w:szCs w:val="13"/>
        </w:rPr>
      </w:pPr>
      <w:ins w:id="860"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"https://blog.csdn.net/lengyuezuixue/article/details/78560038" \o "Git Bash</w:instrText>
        </w:r>
        <w:r w:rsidRPr="00612E05">
          <w:rPr>
            <w:rFonts w:ascii="Arial" w:eastAsia="宋体" w:hAnsi="Arial" w:cs="Arial" w:hint="eastAsia"/>
            <w:kern w:val="0"/>
            <w:sz w:val="13"/>
            <w:szCs w:val="13"/>
          </w:rPr>
          <w:instrText>命令行使用</w:instrText>
        </w:r>
        <w:r w:rsidRPr="00612E05">
          <w:rPr>
            <w:rFonts w:ascii="Arial" w:eastAsia="宋体" w:hAnsi="Arial" w:cs="Arial" w:hint="eastAsia"/>
            <w:kern w:val="0"/>
            <w:sz w:val="13"/>
            <w:szCs w:val="13"/>
          </w:rPr>
          <w:instrText>Git"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Git是什么         Git是目前世界上最先进的分布式版本控制系统。SVN与Git的最主要的区别      SVN是集中式版本控制系统，版本库是集中放在中央服务器的，而干活的时候，用的都是自己...</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861" w:author="Unknown"/>
          <w:rFonts w:ascii="微软雅黑" w:eastAsia="微软雅黑" w:hAnsi="微软雅黑" w:cs="Arial"/>
          <w:color w:val="5F6471"/>
          <w:kern w:val="0"/>
          <w:sz w:val="11"/>
          <w:szCs w:val="11"/>
        </w:rPr>
      </w:pPr>
      <w:ins w:id="862"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"https://blog.csdn.net/qq_31443999"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wqy的博客</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863"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44" name="图片 144"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864" w:author="Unknown">
        <w:r w:rsidRPr="00612E05">
          <w:rPr>
            <w:rFonts w:ascii="微软雅黑" w:eastAsia="微软雅黑" w:hAnsi="微软雅黑" w:cs="Arial" w:hint="eastAsia"/>
            <w:color w:val="999AAA"/>
            <w:kern w:val="0"/>
            <w:sz w:val="12"/>
          </w:rPr>
          <w:t> 1021</w:t>
        </w:r>
      </w:ins>
    </w:p>
    <w:p w:rsidR="00612E05" w:rsidRPr="00612E05" w:rsidRDefault="00612E05" w:rsidP="00612E05">
      <w:pPr>
        <w:widowControl/>
        <w:shd w:val="clear" w:color="auto" w:fill="FFFFFF"/>
        <w:spacing w:line="213" w:lineRule="atLeast"/>
        <w:jc w:val="left"/>
        <w:rPr>
          <w:ins w:id="865" w:author="Unknown"/>
          <w:rFonts w:ascii="宋体" w:eastAsia="宋体" w:hAnsi="宋体" w:cs="宋体" w:hint="eastAsia"/>
          <w:color w:val="4F4F4F"/>
          <w:kern w:val="0"/>
          <w:sz w:val="13"/>
          <w:szCs w:val="13"/>
          <w:u w:val="single"/>
        </w:rPr>
      </w:pPr>
      <w:ins w:id="866"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"https://blog.csdn.net/qq_31443999/article/details/89515631" \o "gitbash</w:instrText>
        </w:r>
        <w:r w:rsidRPr="00612E05">
          <w:rPr>
            <w:rFonts w:ascii="Arial" w:eastAsia="宋体" w:hAnsi="Arial" w:cs="Arial" w:hint="eastAsia"/>
            <w:kern w:val="0"/>
            <w:sz w:val="13"/>
            <w:szCs w:val="13"/>
          </w:rPr>
          <w:instrText>配合</w:instrText>
        </w:r>
        <w:r w:rsidRPr="00612E05">
          <w:rPr>
            <w:rFonts w:ascii="Arial" w:eastAsia="宋体" w:hAnsi="Arial" w:cs="Arial" w:hint="eastAsia"/>
            <w:kern w:val="0"/>
            <w:sz w:val="13"/>
            <w:szCs w:val="13"/>
          </w:rPr>
          <w:instrText>github</w:instrText>
        </w:r>
        <w:r w:rsidRPr="00612E05">
          <w:rPr>
            <w:rFonts w:ascii="Arial" w:eastAsia="宋体" w:hAnsi="Arial" w:cs="Arial" w:hint="eastAsia"/>
            <w:kern w:val="0"/>
            <w:sz w:val="13"/>
            <w:szCs w:val="13"/>
          </w:rPr>
          <w:instrText>使用</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867" w:author="Unknown"/>
          <w:rFonts w:ascii="宋体" w:eastAsia="宋体" w:hAnsi="宋体" w:cs="宋体" w:hint="eastAsia"/>
          <w:color w:val="282B31"/>
          <w:kern w:val="0"/>
          <w:sz w:val="15"/>
          <w:szCs w:val="15"/>
        </w:rPr>
      </w:pPr>
      <w:ins w:id="868" w:author="Unknown">
        <w:r w:rsidRPr="00612E05">
          <w:rPr>
            <w:rFonts w:ascii="微软雅黑" w:eastAsia="微软雅黑" w:hAnsi="微软雅黑" w:cs="Arial" w:hint="eastAsia"/>
            <w:color w:val="E33E33"/>
            <w:kern w:val="0"/>
            <w:sz w:val="15"/>
            <w:u w:val="single"/>
          </w:rPr>
          <w:t>gitbash</w:t>
        </w:r>
        <w:r w:rsidRPr="00612E05">
          <w:rPr>
            <w:rFonts w:ascii="微软雅黑" w:eastAsia="微软雅黑" w:hAnsi="微软雅黑" w:cs="Arial" w:hint="eastAsia"/>
            <w:color w:val="282B31"/>
            <w:kern w:val="0"/>
            <w:sz w:val="15"/>
            <w:szCs w:val="15"/>
            <w:u w:val="single"/>
          </w:rPr>
          <w:t>配合</w:t>
        </w:r>
        <w:r w:rsidRPr="00612E05">
          <w:rPr>
            <w:rFonts w:ascii="微软雅黑" w:eastAsia="微软雅黑" w:hAnsi="微软雅黑" w:cs="Arial" w:hint="eastAsia"/>
            <w:color w:val="E33E33"/>
            <w:kern w:val="0"/>
            <w:sz w:val="15"/>
            <w:u w:val="single"/>
          </w:rPr>
          <w:t>github</w:t>
        </w:r>
        <w:r w:rsidRPr="00612E05">
          <w:rPr>
            <w:rFonts w:ascii="微软雅黑" w:eastAsia="微软雅黑" w:hAnsi="微软雅黑" w:cs="Arial" w:hint="eastAsia"/>
            <w:color w:val="282B31"/>
            <w:kern w:val="0"/>
            <w:sz w:val="15"/>
            <w:szCs w:val="15"/>
            <w:u w:val="single"/>
          </w:rPr>
          <w:t>使用</w:t>
        </w:r>
      </w:ins>
    </w:p>
    <w:p w:rsidR="00612E05" w:rsidRPr="00612E05" w:rsidRDefault="00612E05" w:rsidP="00612E05">
      <w:pPr>
        <w:widowControl/>
        <w:shd w:val="clear" w:color="auto" w:fill="FFFFFF"/>
        <w:spacing w:line="213" w:lineRule="atLeast"/>
        <w:jc w:val="left"/>
        <w:rPr>
          <w:ins w:id="869" w:author="Unknown"/>
          <w:rFonts w:ascii="Arial" w:eastAsia="宋体" w:hAnsi="Arial" w:cs="Arial" w:hint="eastAsia"/>
          <w:kern w:val="0"/>
          <w:sz w:val="13"/>
          <w:szCs w:val="13"/>
        </w:rPr>
      </w:pPr>
      <w:ins w:id="870"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871" w:author="Unknown"/>
          <w:rFonts w:ascii="Arial" w:eastAsia="宋体" w:hAnsi="Arial" w:cs="Arial"/>
          <w:kern w:val="0"/>
          <w:sz w:val="13"/>
          <w:szCs w:val="13"/>
        </w:rPr>
      </w:pPr>
      <w:ins w:id="872"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"https://blog.csdn.net/qq_31443999/article/details/89515631" \o "gitbash</w:instrText>
        </w:r>
        <w:r w:rsidRPr="00612E05">
          <w:rPr>
            <w:rFonts w:ascii="Arial" w:eastAsia="宋体" w:hAnsi="Arial" w:cs="Arial" w:hint="eastAsia"/>
            <w:kern w:val="0"/>
            <w:sz w:val="13"/>
            <w:szCs w:val="13"/>
          </w:rPr>
          <w:instrText>配合</w:instrText>
        </w:r>
        <w:r w:rsidRPr="00612E05">
          <w:rPr>
            <w:rFonts w:ascii="Arial" w:eastAsia="宋体" w:hAnsi="Arial" w:cs="Arial" w:hint="eastAsia"/>
            <w:kern w:val="0"/>
            <w:sz w:val="13"/>
            <w:szCs w:val="13"/>
          </w:rPr>
          <w:instrText>github</w:instrText>
        </w:r>
        <w:r w:rsidRPr="00612E05">
          <w:rPr>
            <w:rFonts w:ascii="Arial" w:eastAsia="宋体" w:hAnsi="Arial" w:cs="Arial" w:hint="eastAsia"/>
            <w:kern w:val="0"/>
            <w:sz w:val="13"/>
            <w:szCs w:val="13"/>
          </w:rPr>
          <w:instrText>使用</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使用说明使用github当做远程库，用gitbash做同步工作。首先需要gitbash工具、github的库。这种同步解决方案与很多svn很类似。比如用tortoiseSVN同步代码到服务器是一样的。...</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873" w:author="Unknown"/>
          <w:rFonts w:ascii="微软雅黑" w:eastAsia="微软雅黑" w:hAnsi="微软雅黑" w:cs="Arial"/>
          <w:color w:val="5F6471"/>
          <w:kern w:val="0"/>
          <w:sz w:val="11"/>
          <w:szCs w:val="11"/>
        </w:rPr>
      </w:pPr>
      <w:ins w:id="874"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"https://blog.csdn.net/aihuanyou6758"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aihuanyou6758的博客</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875"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45" name="图片 145"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876" w:author="Unknown">
        <w:r w:rsidRPr="00612E05">
          <w:rPr>
            <w:rFonts w:ascii="微软雅黑" w:eastAsia="微软雅黑" w:hAnsi="微软雅黑" w:cs="Arial" w:hint="eastAsia"/>
            <w:color w:val="999AAA"/>
            <w:kern w:val="0"/>
            <w:sz w:val="12"/>
          </w:rPr>
          <w:t> 74</w:t>
        </w:r>
      </w:ins>
    </w:p>
    <w:p w:rsidR="00612E05" w:rsidRPr="00612E05" w:rsidRDefault="00612E05" w:rsidP="00612E05">
      <w:pPr>
        <w:widowControl/>
        <w:shd w:val="clear" w:color="auto" w:fill="FFFFFF"/>
        <w:spacing w:line="213" w:lineRule="atLeast"/>
        <w:jc w:val="left"/>
        <w:rPr>
          <w:ins w:id="877" w:author="Unknown"/>
          <w:rFonts w:ascii="宋体" w:eastAsia="宋体" w:hAnsi="宋体" w:cs="宋体" w:hint="eastAsia"/>
          <w:color w:val="4F4F4F"/>
          <w:kern w:val="0"/>
          <w:sz w:val="13"/>
          <w:szCs w:val="13"/>
          <w:u w:val="single"/>
        </w:rPr>
      </w:pPr>
      <w:ins w:id="878"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"https://blog.csdn.net/aihuanyou6758/article/details/102176208" \o "gitbash</w:instrText>
        </w:r>
        <w:r w:rsidRPr="00612E05">
          <w:rPr>
            <w:rFonts w:ascii="Arial" w:eastAsia="宋体" w:hAnsi="Arial" w:cs="Arial" w:hint="eastAsia"/>
            <w:kern w:val="0"/>
            <w:sz w:val="13"/>
            <w:szCs w:val="13"/>
          </w:rPr>
          <w:instrText>使用</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879" w:author="Unknown"/>
          <w:rFonts w:ascii="宋体" w:eastAsia="宋体" w:hAnsi="宋体" w:cs="宋体" w:hint="eastAsia"/>
          <w:color w:val="282B31"/>
          <w:kern w:val="0"/>
          <w:sz w:val="15"/>
          <w:szCs w:val="15"/>
        </w:rPr>
      </w:pPr>
      <w:ins w:id="880" w:author="Unknown">
        <w:r w:rsidRPr="00612E05">
          <w:rPr>
            <w:rFonts w:ascii="微软雅黑" w:eastAsia="微软雅黑" w:hAnsi="微软雅黑" w:cs="Arial" w:hint="eastAsia"/>
            <w:color w:val="E33E33"/>
            <w:kern w:val="0"/>
            <w:sz w:val="15"/>
            <w:u w:val="single"/>
          </w:rPr>
          <w:t>gitbash</w:t>
        </w:r>
        <w:r w:rsidRPr="00612E05">
          <w:rPr>
            <w:rFonts w:ascii="微软雅黑" w:eastAsia="微软雅黑" w:hAnsi="微软雅黑" w:cs="Arial" w:hint="eastAsia"/>
            <w:color w:val="282B31"/>
            <w:kern w:val="0"/>
            <w:sz w:val="15"/>
            <w:szCs w:val="15"/>
            <w:u w:val="single"/>
          </w:rPr>
          <w:t>使用</w:t>
        </w:r>
      </w:ins>
    </w:p>
    <w:p w:rsidR="00612E05" w:rsidRPr="00612E05" w:rsidRDefault="00612E05" w:rsidP="00612E05">
      <w:pPr>
        <w:widowControl/>
        <w:shd w:val="clear" w:color="auto" w:fill="FFFFFF"/>
        <w:spacing w:line="213" w:lineRule="atLeast"/>
        <w:jc w:val="left"/>
        <w:rPr>
          <w:ins w:id="881" w:author="Unknown"/>
          <w:rFonts w:ascii="Arial" w:eastAsia="宋体" w:hAnsi="Arial" w:cs="Arial" w:hint="eastAsia"/>
          <w:kern w:val="0"/>
          <w:sz w:val="13"/>
          <w:szCs w:val="13"/>
        </w:rPr>
      </w:pPr>
      <w:ins w:id="882"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883" w:author="Unknown"/>
          <w:rFonts w:ascii="Arial" w:eastAsia="宋体" w:hAnsi="Arial" w:cs="Arial"/>
          <w:kern w:val="0"/>
          <w:sz w:val="13"/>
          <w:szCs w:val="13"/>
        </w:rPr>
      </w:pPr>
      <w:ins w:id="884"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"https://blog.csdn.net/aihuanyou6758/article/details/102176208" \o "gitbash</w:instrText>
        </w:r>
        <w:r w:rsidRPr="00612E05">
          <w:rPr>
            <w:rFonts w:ascii="Arial" w:eastAsia="宋体" w:hAnsi="Arial" w:cs="Arial" w:hint="eastAsia"/>
            <w:kern w:val="0"/>
            <w:sz w:val="13"/>
            <w:szCs w:val="13"/>
          </w:rPr>
          <w:instrText>使用</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gitbash是什么git bash是Windows下的命令行工具。 基于msys GNU环境，有git分布式版本控制工具。 主要用于git版本控制，上传下载项目代码。 GNU环境，就是说如果你喜欢l...</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885" w:author="Unknown"/>
          <w:rFonts w:ascii="微软雅黑" w:eastAsia="微软雅黑" w:hAnsi="微软雅黑" w:cs="Arial"/>
          <w:color w:val="5F6471"/>
          <w:kern w:val="0"/>
          <w:sz w:val="11"/>
          <w:szCs w:val="11"/>
        </w:rPr>
      </w:pPr>
      <w:ins w:id="886"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"https://blog.csdn.net/csdnnews"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CSDN资讯</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887"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46" name="图片 146"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888" w:author="Unknown">
        <w:r w:rsidRPr="00612E05">
          <w:rPr>
            <w:rFonts w:ascii="微软雅黑" w:eastAsia="微软雅黑" w:hAnsi="微软雅黑" w:cs="Arial" w:hint="eastAsia"/>
            <w:color w:val="999AAA"/>
            <w:kern w:val="0"/>
            <w:sz w:val="12"/>
          </w:rPr>
          <w:t> 588</w:t>
        </w:r>
      </w:ins>
    </w:p>
    <w:p w:rsidR="00612E05" w:rsidRPr="00612E05" w:rsidRDefault="00612E05" w:rsidP="00612E05">
      <w:pPr>
        <w:widowControl/>
        <w:shd w:val="clear" w:color="auto" w:fill="FFFFFF"/>
        <w:spacing w:line="213" w:lineRule="atLeast"/>
        <w:jc w:val="left"/>
        <w:rPr>
          <w:ins w:id="889" w:author="Unknown"/>
          <w:rFonts w:ascii="宋体" w:eastAsia="宋体" w:hAnsi="宋体" w:cs="宋体" w:hint="eastAsia"/>
          <w:color w:val="4F4F4F"/>
          <w:kern w:val="0"/>
          <w:sz w:val="13"/>
          <w:szCs w:val="13"/>
          <w:u w:val="single"/>
        </w:rPr>
      </w:pPr>
      <w:ins w:id="890"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"https://blog.csdn.net/csdnnews/article/details/102512891" \o "</w:instrText>
        </w:r>
        <w:r w:rsidRPr="00612E05">
          <w:rPr>
            <w:rFonts w:ascii="Arial" w:eastAsia="宋体" w:hAnsi="Arial" w:cs="Arial" w:hint="eastAsia"/>
            <w:kern w:val="0"/>
            <w:sz w:val="13"/>
            <w:szCs w:val="13"/>
          </w:rPr>
          <w:instrText>反转！</w:instrText>
        </w:r>
        <w:r w:rsidRPr="00612E05">
          <w:rPr>
            <w:rFonts w:ascii="Arial" w:eastAsia="宋体" w:hAnsi="Arial" w:cs="Arial" w:hint="eastAsia"/>
            <w:kern w:val="0"/>
            <w:sz w:val="13"/>
            <w:szCs w:val="13"/>
          </w:rPr>
          <w:instrText>BAT</w:instrText>
        </w:r>
        <w:r w:rsidRPr="00612E05">
          <w:rPr>
            <w:rFonts w:ascii="Arial" w:eastAsia="宋体" w:hAnsi="Arial" w:cs="Arial" w:hint="eastAsia"/>
            <w:kern w:val="0"/>
            <w:sz w:val="13"/>
            <w:szCs w:val="13"/>
          </w:rPr>
          <w:instrText>编程吸金榜来了，</w:instrText>
        </w:r>
        <w:r w:rsidRPr="00612E05">
          <w:rPr>
            <w:rFonts w:ascii="Arial" w:eastAsia="宋体" w:hAnsi="Arial" w:cs="Arial" w:hint="eastAsia"/>
            <w:kern w:val="0"/>
            <w:sz w:val="13"/>
            <w:szCs w:val="13"/>
          </w:rPr>
          <w:instrText>AI</w:instrText>
        </w:r>
        <w:r w:rsidRPr="00612E05">
          <w:rPr>
            <w:rFonts w:ascii="Arial" w:eastAsia="宋体" w:hAnsi="Arial" w:cs="Arial" w:hint="eastAsia"/>
            <w:kern w:val="0"/>
            <w:sz w:val="13"/>
            <w:szCs w:val="13"/>
          </w:rPr>
          <w:instrText>程序员刷爆了</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891" w:author="Unknown"/>
          <w:rFonts w:ascii="宋体" w:eastAsia="宋体" w:hAnsi="宋体" w:cs="宋体" w:hint="eastAsia"/>
          <w:color w:val="282B31"/>
          <w:kern w:val="0"/>
          <w:sz w:val="15"/>
          <w:szCs w:val="15"/>
        </w:rPr>
      </w:pPr>
      <w:ins w:id="892" w:author="Unknown">
        <w:r w:rsidRPr="00612E05">
          <w:rPr>
            <w:rFonts w:ascii="微软雅黑" w:eastAsia="微软雅黑" w:hAnsi="微软雅黑" w:cs="Arial" w:hint="eastAsia"/>
            <w:color w:val="282B31"/>
            <w:kern w:val="0"/>
            <w:sz w:val="15"/>
            <w:szCs w:val="15"/>
            <w:u w:val="single"/>
          </w:rPr>
          <w:t>反转！BAT编程吸金榜来了，AI程序员刷爆了......</w:t>
        </w:r>
      </w:ins>
    </w:p>
    <w:p w:rsidR="00612E05" w:rsidRPr="00612E05" w:rsidRDefault="00612E05" w:rsidP="00612E05">
      <w:pPr>
        <w:widowControl/>
        <w:shd w:val="clear" w:color="auto" w:fill="FFFFFF"/>
        <w:spacing w:line="213" w:lineRule="atLeast"/>
        <w:jc w:val="left"/>
        <w:rPr>
          <w:ins w:id="893" w:author="Unknown"/>
          <w:rFonts w:ascii="Arial" w:eastAsia="宋体" w:hAnsi="Arial" w:cs="Arial" w:hint="eastAsia"/>
          <w:kern w:val="0"/>
          <w:sz w:val="13"/>
          <w:szCs w:val="13"/>
        </w:rPr>
      </w:pPr>
      <w:ins w:id="894" w:author="Unknown">
        <w:r w:rsidRPr="00612E05">
          <w:rPr>
            <w:rFonts w:ascii="Arial" w:eastAsia="宋体" w:hAnsi="Arial" w:cs="Arial"/>
            <w:kern w:val="0"/>
            <w:sz w:val="13"/>
            <w:szCs w:val="13"/>
          </w:rPr>
          <w:lastRenderedPageBreak/>
          <w:fldChar w:fldCharType="end"/>
        </w:r>
      </w:ins>
    </w:p>
    <w:p w:rsidR="00612E05" w:rsidRPr="00612E05" w:rsidRDefault="00612E05" w:rsidP="00612E05">
      <w:pPr>
        <w:widowControl/>
        <w:shd w:val="clear" w:color="auto" w:fill="FFFFFF"/>
        <w:spacing w:line="213" w:lineRule="atLeast"/>
        <w:jc w:val="left"/>
        <w:textAlignment w:val="bottom"/>
        <w:rPr>
          <w:ins w:id="895" w:author="Unknown"/>
          <w:rFonts w:ascii="Arial" w:eastAsia="宋体" w:hAnsi="Arial" w:cs="Arial"/>
          <w:kern w:val="0"/>
          <w:sz w:val="13"/>
          <w:szCs w:val="13"/>
        </w:rPr>
      </w:pPr>
      <w:ins w:id="896"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"https://blog.csdn.net/csdnnews/article/details/102512891" \o "</w:instrText>
        </w:r>
        <w:r w:rsidRPr="00612E05">
          <w:rPr>
            <w:rFonts w:ascii="Arial" w:eastAsia="宋体" w:hAnsi="Arial" w:cs="Arial" w:hint="eastAsia"/>
            <w:kern w:val="0"/>
            <w:sz w:val="13"/>
            <w:szCs w:val="13"/>
          </w:rPr>
          <w:instrText>反转！</w:instrText>
        </w:r>
        <w:r w:rsidRPr="00612E05">
          <w:rPr>
            <w:rFonts w:ascii="Arial" w:eastAsia="宋体" w:hAnsi="Arial" w:cs="Arial" w:hint="eastAsia"/>
            <w:kern w:val="0"/>
            <w:sz w:val="13"/>
            <w:szCs w:val="13"/>
          </w:rPr>
          <w:instrText>BAT</w:instrText>
        </w:r>
        <w:r w:rsidRPr="00612E05">
          <w:rPr>
            <w:rFonts w:ascii="Arial" w:eastAsia="宋体" w:hAnsi="Arial" w:cs="Arial" w:hint="eastAsia"/>
            <w:kern w:val="0"/>
            <w:sz w:val="13"/>
            <w:szCs w:val="13"/>
          </w:rPr>
          <w:instrText>编程吸金榜来了，</w:instrText>
        </w:r>
        <w:r w:rsidRPr="00612E05">
          <w:rPr>
            <w:rFonts w:ascii="Arial" w:eastAsia="宋体" w:hAnsi="Arial" w:cs="Arial" w:hint="eastAsia"/>
            <w:kern w:val="0"/>
            <w:sz w:val="13"/>
            <w:szCs w:val="13"/>
          </w:rPr>
          <w:instrText>AI</w:instrText>
        </w:r>
        <w:r w:rsidRPr="00612E05">
          <w:rPr>
            <w:rFonts w:ascii="Arial" w:eastAsia="宋体" w:hAnsi="Arial" w:cs="Arial" w:hint="eastAsia"/>
            <w:kern w:val="0"/>
            <w:sz w:val="13"/>
            <w:szCs w:val="13"/>
          </w:rPr>
          <w:instrText>程序员刷爆了</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前不久阿里云栖大会现场，阿里巴巴集团CTO、达摩院院长张建锋向全场展示了含光800——阿里第一款AI芯片。与此同时华为全联接大会，推出又一重量级AI产品Atlas900。......</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897" w:author="Unknown"/>
          <w:rFonts w:ascii="微软雅黑" w:eastAsia="微软雅黑" w:hAnsi="微软雅黑" w:cs="Arial"/>
          <w:color w:val="5F6471"/>
          <w:kern w:val="0"/>
          <w:sz w:val="11"/>
          <w:szCs w:val="11"/>
        </w:rPr>
      </w:pPr>
      <w:ins w:id="898"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"https://blog.csdn.net/zhou120189162"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一只正在努力进化的程序猿</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899"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47" name="图片 147"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900" w:author="Unknown">
        <w:r w:rsidRPr="00612E05">
          <w:rPr>
            <w:rFonts w:ascii="微软雅黑" w:eastAsia="微软雅黑" w:hAnsi="微软雅黑" w:cs="Arial" w:hint="eastAsia"/>
            <w:color w:val="999AAA"/>
            <w:kern w:val="0"/>
            <w:sz w:val="12"/>
          </w:rPr>
          <w:t> 4952</w:t>
        </w:r>
      </w:ins>
    </w:p>
    <w:p w:rsidR="00612E05" w:rsidRPr="00612E05" w:rsidRDefault="00612E05" w:rsidP="00612E05">
      <w:pPr>
        <w:widowControl/>
        <w:shd w:val="clear" w:color="auto" w:fill="FFFFFF"/>
        <w:spacing w:line="213" w:lineRule="atLeast"/>
        <w:jc w:val="left"/>
        <w:rPr>
          <w:ins w:id="901" w:author="Unknown"/>
          <w:rFonts w:ascii="宋体" w:eastAsia="宋体" w:hAnsi="宋体" w:cs="宋体" w:hint="eastAsia"/>
          <w:color w:val="4F4F4F"/>
          <w:kern w:val="0"/>
          <w:sz w:val="13"/>
          <w:szCs w:val="13"/>
          <w:u w:val="single"/>
        </w:rPr>
      </w:pPr>
      <w:ins w:id="902"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"https://blog.csdn.net/zhou120189162/article/details/78454740" \o "</w:instrText>
        </w:r>
        <w:r w:rsidRPr="00612E05">
          <w:rPr>
            <w:rFonts w:ascii="Arial" w:eastAsia="宋体" w:hAnsi="Arial" w:cs="Arial" w:hint="eastAsia"/>
            <w:kern w:val="0"/>
            <w:sz w:val="13"/>
            <w:szCs w:val="13"/>
          </w:rPr>
          <w:instrText>第一次使用</w:instrText>
        </w:r>
        <w:r w:rsidRPr="00612E05">
          <w:rPr>
            <w:rFonts w:ascii="Arial" w:eastAsia="宋体" w:hAnsi="Arial" w:cs="Arial" w:hint="eastAsia"/>
            <w:kern w:val="0"/>
            <w:sz w:val="13"/>
            <w:szCs w:val="13"/>
          </w:rPr>
          <w:instrText>Git bush"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903" w:author="Unknown"/>
          <w:rFonts w:ascii="宋体" w:eastAsia="宋体" w:hAnsi="宋体" w:cs="宋体" w:hint="eastAsia"/>
          <w:color w:val="282B31"/>
          <w:kern w:val="0"/>
          <w:sz w:val="15"/>
          <w:szCs w:val="15"/>
        </w:rPr>
      </w:pPr>
      <w:ins w:id="904" w:author="Unknown">
        <w:r w:rsidRPr="00612E05">
          <w:rPr>
            <w:rFonts w:ascii="微软雅黑" w:eastAsia="微软雅黑" w:hAnsi="微软雅黑" w:cs="Arial" w:hint="eastAsia"/>
            <w:color w:val="282B31"/>
            <w:kern w:val="0"/>
            <w:sz w:val="15"/>
            <w:szCs w:val="15"/>
            <w:u w:val="single"/>
          </w:rPr>
          <w:t>第一次使用</w:t>
        </w:r>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282B31"/>
            <w:kern w:val="0"/>
            <w:sz w:val="15"/>
            <w:szCs w:val="15"/>
            <w:u w:val="single"/>
          </w:rPr>
          <w:t>bush</w:t>
        </w:r>
      </w:ins>
    </w:p>
    <w:p w:rsidR="00612E05" w:rsidRPr="00612E05" w:rsidRDefault="00612E05" w:rsidP="00612E05">
      <w:pPr>
        <w:widowControl/>
        <w:shd w:val="clear" w:color="auto" w:fill="FFFFFF"/>
        <w:spacing w:line="213" w:lineRule="atLeast"/>
        <w:jc w:val="left"/>
        <w:rPr>
          <w:ins w:id="905" w:author="Unknown"/>
          <w:rFonts w:ascii="Arial" w:eastAsia="宋体" w:hAnsi="Arial" w:cs="Arial" w:hint="eastAsia"/>
          <w:kern w:val="0"/>
          <w:sz w:val="13"/>
          <w:szCs w:val="13"/>
        </w:rPr>
      </w:pPr>
      <w:ins w:id="906"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907" w:author="Unknown"/>
          <w:rFonts w:ascii="Arial" w:eastAsia="宋体" w:hAnsi="Arial" w:cs="Arial"/>
          <w:kern w:val="0"/>
          <w:sz w:val="13"/>
          <w:szCs w:val="13"/>
        </w:rPr>
      </w:pPr>
      <w:ins w:id="908"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"https://blog.csdn.net/zhou120189162/article/details/78454740" \o "</w:instrText>
        </w:r>
        <w:r w:rsidRPr="00612E05">
          <w:rPr>
            <w:rFonts w:ascii="Arial" w:eastAsia="宋体" w:hAnsi="Arial" w:cs="Arial" w:hint="eastAsia"/>
            <w:kern w:val="0"/>
            <w:sz w:val="13"/>
            <w:szCs w:val="13"/>
          </w:rPr>
          <w:instrText>第一次使用</w:instrText>
        </w:r>
        <w:r w:rsidRPr="00612E05">
          <w:rPr>
            <w:rFonts w:ascii="Arial" w:eastAsia="宋体" w:hAnsi="Arial" w:cs="Arial" w:hint="eastAsia"/>
            <w:kern w:val="0"/>
            <w:sz w:val="13"/>
            <w:szCs w:val="13"/>
          </w:rPr>
          <w:instrText>Git bush"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配置环境变量 计算机-&gt;属性-&gt;高级系统设置-&gt;高级-&gt;环境变量-&gt;系统变量-&gt;PATH-&gt;安装目录\Git\bin;安装目录\Git\mingw64(位数)...</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909" w:author="Unknown"/>
          <w:rFonts w:ascii="微软雅黑" w:eastAsia="微软雅黑" w:hAnsi="微软雅黑" w:cs="Arial"/>
          <w:color w:val="5F6471"/>
          <w:kern w:val="0"/>
          <w:sz w:val="11"/>
          <w:szCs w:val="11"/>
        </w:rPr>
      </w:pPr>
      <w:ins w:id="910"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"https://blog.csdn.net/qq_36595013"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谁家的猪猪女孩</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911"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48" name="图片 148"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912" w:author="Unknown">
        <w:r w:rsidRPr="00612E05">
          <w:rPr>
            <w:rFonts w:ascii="微软雅黑" w:eastAsia="微软雅黑" w:hAnsi="微软雅黑" w:cs="Arial" w:hint="eastAsia"/>
            <w:color w:val="999AAA"/>
            <w:kern w:val="0"/>
            <w:sz w:val="12"/>
          </w:rPr>
          <w:t> 7293</w:t>
        </w:r>
      </w:ins>
    </w:p>
    <w:p w:rsidR="00612E05" w:rsidRPr="00612E05" w:rsidRDefault="00612E05" w:rsidP="00612E05">
      <w:pPr>
        <w:widowControl/>
        <w:shd w:val="clear" w:color="auto" w:fill="FFFFFF"/>
        <w:spacing w:line="213" w:lineRule="atLeast"/>
        <w:jc w:val="left"/>
        <w:rPr>
          <w:ins w:id="913" w:author="Unknown"/>
          <w:rFonts w:ascii="宋体" w:eastAsia="宋体" w:hAnsi="宋体" w:cs="宋体" w:hint="eastAsia"/>
          <w:color w:val="4F4F4F"/>
          <w:kern w:val="0"/>
          <w:sz w:val="13"/>
          <w:szCs w:val="13"/>
          <w:u w:val="single"/>
        </w:rPr>
      </w:pPr>
      <w:ins w:id="914"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"https://blog.csdn.net/qq_36595013/article/details/80955542" \o "</w:instrText>
        </w:r>
        <w:r w:rsidRPr="00612E05">
          <w:rPr>
            <w:rFonts w:ascii="Arial" w:eastAsia="宋体" w:hAnsi="Arial" w:cs="Arial" w:hint="eastAsia"/>
            <w:kern w:val="0"/>
            <w:sz w:val="13"/>
            <w:szCs w:val="13"/>
          </w:rPr>
          <w:instrText>（绝对正确的方法）</w:instrText>
        </w:r>
        <w:r w:rsidRPr="00612E05">
          <w:rPr>
            <w:rFonts w:ascii="Arial" w:eastAsia="宋体" w:hAnsi="Arial" w:cs="Arial" w:hint="eastAsia"/>
            <w:kern w:val="0"/>
            <w:sz w:val="13"/>
            <w:szCs w:val="13"/>
          </w:rPr>
          <w:instrText xml:space="preserve">Git Bash </w:instrText>
        </w:r>
        <w:r w:rsidRPr="00612E05">
          <w:rPr>
            <w:rFonts w:ascii="Arial" w:eastAsia="宋体" w:hAnsi="Arial" w:cs="Arial" w:hint="eastAsia"/>
            <w:kern w:val="0"/>
            <w:sz w:val="13"/>
            <w:szCs w:val="13"/>
          </w:rPr>
          <w:instrText>设置</w:instrText>
        </w:r>
        <w:r w:rsidRPr="00612E05">
          <w:rPr>
            <w:rFonts w:ascii="Arial" w:eastAsia="宋体" w:hAnsi="Arial" w:cs="Arial" w:hint="eastAsia"/>
            <w:kern w:val="0"/>
            <w:sz w:val="13"/>
            <w:szCs w:val="13"/>
          </w:rPr>
          <w:instrText>Notepad++</w:instrText>
        </w:r>
        <w:r w:rsidRPr="00612E05">
          <w:rPr>
            <w:rFonts w:ascii="Arial" w:eastAsia="宋体" w:hAnsi="Arial" w:cs="Arial" w:hint="eastAsia"/>
            <w:kern w:val="0"/>
            <w:sz w:val="13"/>
            <w:szCs w:val="13"/>
          </w:rPr>
          <w:instrText>作为默认编辑器</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915" w:author="Unknown"/>
          <w:rFonts w:ascii="宋体" w:eastAsia="宋体" w:hAnsi="宋体" w:cs="宋体" w:hint="eastAsia"/>
          <w:color w:val="282B31"/>
          <w:kern w:val="0"/>
          <w:sz w:val="15"/>
          <w:szCs w:val="15"/>
        </w:rPr>
      </w:pPr>
      <w:ins w:id="916" w:author="Unknown">
        <w:r w:rsidRPr="00612E05">
          <w:rPr>
            <w:rFonts w:ascii="微软雅黑" w:eastAsia="微软雅黑" w:hAnsi="微软雅黑" w:cs="Arial" w:hint="eastAsia"/>
            <w:color w:val="282B31"/>
            <w:kern w:val="0"/>
            <w:sz w:val="15"/>
            <w:szCs w:val="15"/>
            <w:u w:val="single"/>
          </w:rPr>
          <w:t>（绝对正确的方法）</w:t>
        </w:r>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E33E33"/>
            <w:kern w:val="0"/>
            <w:sz w:val="15"/>
            <w:u w:val="single"/>
          </w:rPr>
          <w:t>Bash</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282B31"/>
            <w:kern w:val="0"/>
            <w:sz w:val="15"/>
            <w:szCs w:val="15"/>
            <w:u w:val="single"/>
          </w:rPr>
          <w:t>设置Notepad++作为默认编辑器</w:t>
        </w:r>
      </w:ins>
    </w:p>
    <w:p w:rsidR="00612E05" w:rsidRPr="00612E05" w:rsidRDefault="00612E05" w:rsidP="00612E05">
      <w:pPr>
        <w:widowControl/>
        <w:shd w:val="clear" w:color="auto" w:fill="FFFFFF"/>
        <w:spacing w:line="213" w:lineRule="atLeast"/>
        <w:jc w:val="left"/>
        <w:rPr>
          <w:ins w:id="917" w:author="Unknown"/>
          <w:rFonts w:ascii="Arial" w:eastAsia="宋体" w:hAnsi="Arial" w:cs="Arial" w:hint="eastAsia"/>
          <w:kern w:val="0"/>
          <w:sz w:val="13"/>
          <w:szCs w:val="13"/>
        </w:rPr>
      </w:pPr>
      <w:ins w:id="918"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919" w:author="Unknown"/>
          <w:rFonts w:ascii="Arial" w:eastAsia="宋体" w:hAnsi="Arial" w:cs="Arial"/>
          <w:kern w:val="0"/>
          <w:sz w:val="13"/>
          <w:szCs w:val="13"/>
        </w:rPr>
      </w:pPr>
      <w:ins w:id="920"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"https://blog.csdn.net/qq_36595013/article/details/80955542" \o "</w:instrText>
        </w:r>
        <w:r w:rsidRPr="00612E05">
          <w:rPr>
            <w:rFonts w:ascii="Arial" w:eastAsia="宋体" w:hAnsi="Arial" w:cs="Arial" w:hint="eastAsia"/>
            <w:kern w:val="0"/>
            <w:sz w:val="13"/>
            <w:szCs w:val="13"/>
          </w:rPr>
          <w:instrText>（绝对正确的方法）</w:instrText>
        </w:r>
        <w:r w:rsidRPr="00612E05">
          <w:rPr>
            <w:rFonts w:ascii="Arial" w:eastAsia="宋体" w:hAnsi="Arial" w:cs="Arial" w:hint="eastAsia"/>
            <w:kern w:val="0"/>
            <w:sz w:val="13"/>
            <w:szCs w:val="13"/>
          </w:rPr>
          <w:instrText xml:space="preserve">Git Bash </w:instrText>
        </w:r>
        <w:r w:rsidRPr="00612E05">
          <w:rPr>
            <w:rFonts w:ascii="Arial" w:eastAsia="宋体" w:hAnsi="Arial" w:cs="Arial" w:hint="eastAsia"/>
            <w:kern w:val="0"/>
            <w:sz w:val="13"/>
            <w:szCs w:val="13"/>
          </w:rPr>
          <w:instrText>设置</w:instrText>
        </w:r>
        <w:r w:rsidRPr="00612E05">
          <w:rPr>
            <w:rFonts w:ascii="Arial" w:eastAsia="宋体" w:hAnsi="Arial" w:cs="Arial" w:hint="eastAsia"/>
            <w:kern w:val="0"/>
            <w:sz w:val="13"/>
            <w:szCs w:val="13"/>
          </w:rPr>
          <w:instrText>Notepad++</w:instrText>
        </w:r>
        <w:r w:rsidRPr="00612E05">
          <w:rPr>
            <w:rFonts w:ascii="Arial" w:eastAsia="宋体" w:hAnsi="Arial" w:cs="Arial" w:hint="eastAsia"/>
            <w:kern w:val="0"/>
            <w:sz w:val="13"/>
            <w:szCs w:val="13"/>
          </w:rPr>
          <w:instrText>作为默认编辑器</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（绝对正确的方法）GitBash设置Notepad++作为默认编辑器最近在学习Git，安装了GitBash，于是想把它原本默认的编辑器Vim换为编辑神器Notepad++。一开始也是照着大多数人的方法...</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921" w:author="Unknown"/>
          <w:rFonts w:ascii="微软雅黑" w:eastAsia="微软雅黑" w:hAnsi="微软雅黑" w:cs="Arial"/>
          <w:color w:val="5F6471"/>
          <w:kern w:val="0"/>
          <w:sz w:val="11"/>
          <w:szCs w:val="11"/>
        </w:rPr>
      </w:pPr>
      <w:ins w:id="922"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"https://blog.csdn.net/windy_32"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须臾的博客</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923"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49" name="图片 149"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924" w:author="Unknown">
        <w:r w:rsidRPr="00612E05">
          <w:rPr>
            <w:rFonts w:ascii="微软雅黑" w:eastAsia="微软雅黑" w:hAnsi="微软雅黑" w:cs="Arial" w:hint="eastAsia"/>
            <w:color w:val="999AAA"/>
            <w:kern w:val="0"/>
            <w:sz w:val="12"/>
          </w:rPr>
          <w:t> 1438</w:t>
        </w:r>
      </w:ins>
    </w:p>
    <w:p w:rsidR="00612E05" w:rsidRPr="00612E05" w:rsidRDefault="00612E05" w:rsidP="00612E05">
      <w:pPr>
        <w:widowControl/>
        <w:shd w:val="clear" w:color="auto" w:fill="FFFFFF"/>
        <w:spacing w:line="213" w:lineRule="atLeast"/>
        <w:jc w:val="left"/>
        <w:rPr>
          <w:ins w:id="925" w:author="Unknown"/>
          <w:rFonts w:ascii="宋体" w:eastAsia="宋体" w:hAnsi="宋体" w:cs="宋体" w:hint="eastAsia"/>
          <w:color w:val="4F4F4F"/>
          <w:kern w:val="0"/>
          <w:sz w:val="13"/>
          <w:szCs w:val="13"/>
          <w:u w:val="single"/>
        </w:rPr>
      </w:pPr>
      <w:ins w:id="926"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 xml:space="preserve">HYPERLINK "https://blog.csdn.net/windy_32/article/details/85228400" \o "git bush </w:instrText>
        </w:r>
        <w:r w:rsidRPr="00612E05">
          <w:rPr>
            <w:rFonts w:ascii="Arial" w:eastAsia="宋体" w:hAnsi="Arial" w:cs="Arial" w:hint="eastAsia"/>
            <w:kern w:val="0"/>
            <w:sz w:val="13"/>
            <w:szCs w:val="13"/>
          </w:rPr>
          <w:instrText>常用命令行</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927" w:author="Unknown"/>
          <w:rFonts w:ascii="宋体" w:eastAsia="宋体" w:hAnsi="宋体" w:cs="宋体" w:hint="eastAsia"/>
          <w:color w:val="282B31"/>
          <w:kern w:val="0"/>
          <w:sz w:val="15"/>
          <w:szCs w:val="15"/>
        </w:rPr>
      </w:pPr>
      <w:ins w:id="928" w:author="Unknown">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282B31"/>
            <w:kern w:val="0"/>
            <w:sz w:val="15"/>
            <w:szCs w:val="15"/>
            <w:u w:val="single"/>
          </w:rPr>
          <w:t>bush 常用命令行</w:t>
        </w:r>
      </w:ins>
    </w:p>
    <w:p w:rsidR="00612E05" w:rsidRPr="00612E05" w:rsidRDefault="00612E05" w:rsidP="00612E05">
      <w:pPr>
        <w:widowControl/>
        <w:shd w:val="clear" w:color="auto" w:fill="FFFFFF"/>
        <w:spacing w:line="213" w:lineRule="atLeast"/>
        <w:jc w:val="left"/>
        <w:rPr>
          <w:ins w:id="929" w:author="Unknown"/>
          <w:rFonts w:ascii="Arial" w:eastAsia="宋体" w:hAnsi="Arial" w:cs="Arial" w:hint="eastAsia"/>
          <w:kern w:val="0"/>
          <w:sz w:val="13"/>
          <w:szCs w:val="13"/>
        </w:rPr>
      </w:pPr>
      <w:ins w:id="930"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931" w:author="Unknown"/>
          <w:rFonts w:ascii="Arial" w:eastAsia="宋体" w:hAnsi="Arial" w:cs="Arial"/>
          <w:kern w:val="0"/>
          <w:sz w:val="13"/>
          <w:szCs w:val="13"/>
        </w:rPr>
      </w:pPr>
      <w:ins w:id="932"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 xml:space="preserve">HYPERLINK "https://blog.csdn.net/windy_32/article/details/85228400" \o "git bush </w:instrText>
        </w:r>
        <w:r w:rsidRPr="00612E05">
          <w:rPr>
            <w:rFonts w:ascii="Arial" w:eastAsia="宋体" w:hAnsi="Arial" w:cs="Arial" w:hint="eastAsia"/>
            <w:kern w:val="0"/>
            <w:sz w:val="13"/>
            <w:szCs w:val="13"/>
          </w:rPr>
          <w:instrText>常用命令行</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git bash下操作文件及文件夹命令　　1，cd：改变目录的简写，改变目录的意思，就是切换到哪个目录下，如cd e：\ fff切换E盘下面的fff目录。　　当我们用cd进入文件夹时，我们可以使用通配...</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933" w:author="Unknown"/>
          <w:rFonts w:ascii="微软雅黑" w:eastAsia="微软雅黑" w:hAnsi="微软雅黑" w:cs="Arial"/>
          <w:color w:val="5F6471"/>
          <w:kern w:val="0"/>
          <w:sz w:val="11"/>
          <w:szCs w:val="11"/>
        </w:rPr>
      </w:pPr>
      <w:ins w:id="934"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"https://blog.csdn.net/qq_35056292"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y4ung</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935"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50" name="图片 150"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936" w:author="Unknown">
        <w:r w:rsidRPr="00612E05">
          <w:rPr>
            <w:rFonts w:ascii="微软雅黑" w:eastAsia="微软雅黑" w:hAnsi="微软雅黑" w:cs="Arial" w:hint="eastAsia"/>
            <w:color w:val="999AAA"/>
            <w:kern w:val="0"/>
            <w:sz w:val="12"/>
          </w:rPr>
          <w:t> 4184</w:t>
        </w:r>
      </w:ins>
    </w:p>
    <w:p w:rsidR="00612E05" w:rsidRPr="00612E05" w:rsidRDefault="00612E05" w:rsidP="00612E05">
      <w:pPr>
        <w:widowControl/>
        <w:shd w:val="clear" w:color="auto" w:fill="FFFFFF"/>
        <w:spacing w:line="213" w:lineRule="atLeast"/>
        <w:jc w:val="left"/>
        <w:rPr>
          <w:ins w:id="937" w:author="Unknown"/>
          <w:rFonts w:ascii="宋体" w:eastAsia="宋体" w:hAnsi="宋体" w:cs="宋体" w:hint="eastAsia"/>
          <w:color w:val="4F4F4F"/>
          <w:kern w:val="0"/>
          <w:sz w:val="13"/>
          <w:szCs w:val="13"/>
          <w:u w:val="single"/>
        </w:rPr>
      </w:pPr>
      <w:ins w:id="938"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"https://blog.csdn.net/qq_35056292/article/details/69207824" \o "</w:instrText>
        </w:r>
        <w:r w:rsidRPr="00612E05">
          <w:rPr>
            <w:rFonts w:ascii="Arial" w:eastAsia="宋体" w:hAnsi="Arial" w:cs="Arial" w:hint="eastAsia"/>
            <w:kern w:val="0"/>
            <w:sz w:val="13"/>
            <w:szCs w:val="13"/>
          </w:rPr>
          <w:instrText>通过</w:instrText>
        </w:r>
        <w:r w:rsidRPr="00612E05">
          <w:rPr>
            <w:rFonts w:ascii="Arial" w:eastAsia="宋体" w:hAnsi="Arial" w:cs="Arial" w:hint="eastAsia"/>
            <w:kern w:val="0"/>
            <w:sz w:val="13"/>
            <w:szCs w:val="13"/>
          </w:rPr>
          <w:instrText>git bash</w:instrText>
        </w:r>
        <w:r w:rsidRPr="00612E05">
          <w:rPr>
            <w:rFonts w:ascii="Arial" w:eastAsia="宋体" w:hAnsi="Arial" w:cs="Arial" w:hint="eastAsia"/>
            <w:kern w:val="0"/>
            <w:sz w:val="13"/>
            <w:szCs w:val="13"/>
          </w:rPr>
          <w:instrText>向</w:instrText>
        </w:r>
        <w:r w:rsidRPr="00612E05">
          <w:rPr>
            <w:rFonts w:ascii="Arial" w:eastAsia="宋体" w:hAnsi="Arial" w:cs="Arial" w:hint="eastAsia"/>
            <w:kern w:val="0"/>
            <w:sz w:val="13"/>
            <w:szCs w:val="13"/>
          </w:rPr>
          <w:instrText>github</w:instrText>
        </w:r>
        <w:r w:rsidRPr="00612E05">
          <w:rPr>
            <w:rFonts w:ascii="Arial" w:eastAsia="宋体" w:hAnsi="Arial" w:cs="Arial" w:hint="eastAsia"/>
            <w:kern w:val="0"/>
            <w:sz w:val="13"/>
            <w:szCs w:val="13"/>
          </w:rPr>
          <w:instrText>远程仓库提交代码</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939" w:author="Unknown"/>
          <w:rFonts w:ascii="宋体" w:eastAsia="宋体" w:hAnsi="宋体" w:cs="宋体" w:hint="eastAsia"/>
          <w:color w:val="282B31"/>
          <w:kern w:val="0"/>
          <w:sz w:val="15"/>
          <w:szCs w:val="15"/>
        </w:rPr>
      </w:pPr>
      <w:ins w:id="940" w:author="Unknown">
        <w:r w:rsidRPr="00612E05">
          <w:rPr>
            <w:rFonts w:ascii="微软雅黑" w:eastAsia="微软雅黑" w:hAnsi="微软雅黑" w:cs="Arial" w:hint="eastAsia"/>
            <w:color w:val="282B31"/>
            <w:kern w:val="0"/>
            <w:sz w:val="15"/>
            <w:szCs w:val="15"/>
            <w:u w:val="single"/>
          </w:rPr>
          <w:t>通过</w:t>
        </w:r>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E33E33"/>
            <w:kern w:val="0"/>
            <w:sz w:val="15"/>
            <w:u w:val="single"/>
          </w:rPr>
          <w:t>bash</w:t>
        </w:r>
        <w:r w:rsidRPr="00612E05">
          <w:rPr>
            <w:rFonts w:ascii="微软雅黑" w:eastAsia="微软雅黑" w:hAnsi="微软雅黑" w:cs="Arial" w:hint="eastAsia"/>
            <w:color w:val="282B31"/>
            <w:kern w:val="0"/>
            <w:sz w:val="15"/>
            <w:szCs w:val="15"/>
            <w:u w:val="single"/>
          </w:rPr>
          <w:t>向</w:t>
        </w:r>
        <w:r w:rsidRPr="00612E05">
          <w:rPr>
            <w:rFonts w:ascii="微软雅黑" w:eastAsia="微软雅黑" w:hAnsi="微软雅黑" w:cs="Arial" w:hint="eastAsia"/>
            <w:color w:val="E33E33"/>
            <w:kern w:val="0"/>
            <w:sz w:val="15"/>
            <w:u w:val="single"/>
          </w:rPr>
          <w:t>github</w:t>
        </w:r>
        <w:r w:rsidRPr="00612E05">
          <w:rPr>
            <w:rFonts w:ascii="微软雅黑" w:eastAsia="微软雅黑" w:hAnsi="微软雅黑" w:cs="Arial" w:hint="eastAsia"/>
            <w:color w:val="282B31"/>
            <w:kern w:val="0"/>
            <w:sz w:val="15"/>
            <w:szCs w:val="15"/>
            <w:u w:val="single"/>
          </w:rPr>
          <w:t>远程仓库提交代码</w:t>
        </w:r>
      </w:ins>
    </w:p>
    <w:p w:rsidR="00612E05" w:rsidRPr="00612E05" w:rsidRDefault="00612E05" w:rsidP="00612E05">
      <w:pPr>
        <w:widowControl/>
        <w:shd w:val="clear" w:color="auto" w:fill="FFFFFF"/>
        <w:spacing w:line="213" w:lineRule="atLeast"/>
        <w:jc w:val="left"/>
        <w:rPr>
          <w:ins w:id="941" w:author="Unknown"/>
          <w:rFonts w:ascii="Arial" w:eastAsia="宋体" w:hAnsi="Arial" w:cs="Arial" w:hint="eastAsia"/>
          <w:kern w:val="0"/>
          <w:sz w:val="13"/>
          <w:szCs w:val="13"/>
        </w:rPr>
      </w:pPr>
      <w:ins w:id="942"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943" w:author="Unknown"/>
          <w:rFonts w:ascii="Arial" w:eastAsia="宋体" w:hAnsi="Arial" w:cs="Arial"/>
          <w:kern w:val="0"/>
          <w:sz w:val="13"/>
          <w:szCs w:val="13"/>
        </w:rPr>
      </w:pPr>
      <w:ins w:id="944"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"https://blog.csdn.net/qq_35056292/article/details/69207824" \o "</w:instrText>
        </w:r>
        <w:r w:rsidRPr="00612E05">
          <w:rPr>
            <w:rFonts w:ascii="Arial" w:eastAsia="宋体" w:hAnsi="Arial" w:cs="Arial" w:hint="eastAsia"/>
            <w:kern w:val="0"/>
            <w:sz w:val="13"/>
            <w:szCs w:val="13"/>
          </w:rPr>
          <w:instrText>通过</w:instrText>
        </w:r>
        <w:r w:rsidRPr="00612E05">
          <w:rPr>
            <w:rFonts w:ascii="Arial" w:eastAsia="宋体" w:hAnsi="Arial" w:cs="Arial" w:hint="eastAsia"/>
            <w:kern w:val="0"/>
            <w:sz w:val="13"/>
            <w:szCs w:val="13"/>
          </w:rPr>
          <w:instrText>git bash</w:instrText>
        </w:r>
        <w:r w:rsidRPr="00612E05">
          <w:rPr>
            <w:rFonts w:ascii="Arial" w:eastAsia="宋体" w:hAnsi="Arial" w:cs="Arial" w:hint="eastAsia"/>
            <w:kern w:val="0"/>
            <w:sz w:val="13"/>
            <w:szCs w:val="13"/>
          </w:rPr>
          <w:instrText>向</w:instrText>
        </w:r>
        <w:r w:rsidRPr="00612E05">
          <w:rPr>
            <w:rFonts w:ascii="Arial" w:eastAsia="宋体" w:hAnsi="Arial" w:cs="Arial" w:hint="eastAsia"/>
            <w:kern w:val="0"/>
            <w:sz w:val="13"/>
            <w:szCs w:val="13"/>
          </w:rPr>
          <w:instrText>github</w:instrText>
        </w:r>
        <w:r w:rsidRPr="00612E05">
          <w:rPr>
            <w:rFonts w:ascii="Arial" w:eastAsia="宋体" w:hAnsi="Arial" w:cs="Arial" w:hint="eastAsia"/>
            <w:kern w:val="0"/>
            <w:sz w:val="13"/>
            <w:szCs w:val="13"/>
          </w:rPr>
          <w:instrText>远程仓库提交代码</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准备1.下载并安装Git; 2.在github上注册了一个账号； 3.在github上创建了一个仓库；环境win 8.1开始1.创建SSH Key。在用户目录下，看看有没有.ssh目录。如果有的话，看...</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945" w:author="Unknown"/>
          <w:rFonts w:ascii="微软雅黑" w:eastAsia="微软雅黑" w:hAnsi="微软雅黑" w:cs="Arial"/>
          <w:color w:val="5F6471"/>
          <w:kern w:val="0"/>
          <w:sz w:val="11"/>
          <w:szCs w:val="11"/>
        </w:rPr>
      </w:pPr>
      <w:ins w:id="946"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"https://blog.csdn.net/shenjian58"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shenjian58的博客</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947"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51" name="图片 151"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948" w:author="Unknown">
        <w:r w:rsidRPr="00612E05">
          <w:rPr>
            <w:rFonts w:ascii="微软雅黑" w:eastAsia="微软雅黑" w:hAnsi="微软雅黑" w:cs="Arial" w:hint="eastAsia"/>
            <w:color w:val="999AAA"/>
            <w:kern w:val="0"/>
            <w:sz w:val="12"/>
          </w:rPr>
          <w:t> 7万+</w:t>
        </w:r>
      </w:ins>
    </w:p>
    <w:p w:rsidR="00612E05" w:rsidRPr="00612E05" w:rsidRDefault="00612E05" w:rsidP="00612E05">
      <w:pPr>
        <w:widowControl/>
        <w:shd w:val="clear" w:color="auto" w:fill="FFFFFF"/>
        <w:spacing w:line="213" w:lineRule="atLeast"/>
        <w:jc w:val="left"/>
        <w:rPr>
          <w:ins w:id="949" w:author="Unknown"/>
          <w:rFonts w:ascii="宋体" w:eastAsia="宋体" w:hAnsi="宋体" w:cs="宋体" w:hint="eastAsia"/>
          <w:color w:val="4F4F4F"/>
          <w:kern w:val="0"/>
          <w:sz w:val="13"/>
          <w:szCs w:val="13"/>
          <w:u w:val="single"/>
        </w:rPr>
      </w:pPr>
      <w:ins w:id="950"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"https://blog.csdn.net/shenjian58/article/details/104832140" \o "</w:instrText>
        </w:r>
        <w:r w:rsidRPr="00612E05">
          <w:rPr>
            <w:rFonts w:ascii="Arial" w:eastAsia="宋体" w:hAnsi="Arial" w:cs="Arial" w:hint="eastAsia"/>
            <w:kern w:val="0"/>
            <w:sz w:val="13"/>
            <w:szCs w:val="13"/>
          </w:rPr>
          <w:instrText>如果你是老板，你会不会踢了这样的员工？</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951" w:author="Unknown"/>
          <w:rFonts w:ascii="宋体" w:eastAsia="宋体" w:hAnsi="宋体" w:cs="宋体" w:hint="eastAsia"/>
          <w:color w:val="282B31"/>
          <w:kern w:val="0"/>
          <w:sz w:val="15"/>
          <w:szCs w:val="15"/>
        </w:rPr>
      </w:pPr>
      <w:ins w:id="952" w:author="Unknown">
        <w:r w:rsidRPr="00612E05">
          <w:rPr>
            <w:rFonts w:ascii="微软雅黑" w:eastAsia="微软雅黑" w:hAnsi="微软雅黑" w:cs="Arial" w:hint="eastAsia"/>
            <w:color w:val="282B31"/>
            <w:kern w:val="0"/>
            <w:sz w:val="15"/>
            <w:szCs w:val="15"/>
            <w:u w:val="single"/>
          </w:rPr>
          <w:t>如果你是老板，你会不会踢了这样的员工？</w:t>
        </w:r>
      </w:ins>
    </w:p>
    <w:p w:rsidR="00612E05" w:rsidRPr="00612E05" w:rsidRDefault="00612E05" w:rsidP="00612E05">
      <w:pPr>
        <w:widowControl/>
        <w:shd w:val="clear" w:color="auto" w:fill="FFFFFF"/>
        <w:spacing w:line="213" w:lineRule="atLeast"/>
        <w:jc w:val="left"/>
        <w:rPr>
          <w:ins w:id="953" w:author="Unknown"/>
          <w:rFonts w:ascii="Arial" w:eastAsia="宋体" w:hAnsi="Arial" w:cs="Arial" w:hint="eastAsia"/>
          <w:kern w:val="0"/>
          <w:sz w:val="13"/>
          <w:szCs w:val="13"/>
        </w:rPr>
      </w:pPr>
      <w:ins w:id="954"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955" w:author="Unknown"/>
          <w:rFonts w:ascii="Arial" w:eastAsia="宋体" w:hAnsi="Arial" w:cs="Arial"/>
          <w:kern w:val="0"/>
          <w:sz w:val="13"/>
          <w:szCs w:val="13"/>
        </w:rPr>
      </w:pPr>
      <w:ins w:id="956"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"https://blog.csdn.net/shenjian58/article/details/104832140" \o "</w:instrText>
        </w:r>
        <w:r w:rsidRPr="00612E05">
          <w:rPr>
            <w:rFonts w:ascii="Arial" w:eastAsia="宋体" w:hAnsi="Arial" w:cs="Arial" w:hint="eastAsia"/>
            <w:kern w:val="0"/>
            <w:sz w:val="13"/>
            <w:szCs w:val="13"/>
          </w:rPr>
          <w:instrText>如果你是老板，你会不会踢了这样的员工？</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有个好朋友ZS，是技术总监，昨天问我：“有一个老下属，跟了我很多年，做事勤勤恳恳，主动性也很好。但随着公司的发展，他的进步速度，跟不上团队的步伐了，有点......</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957" w:author="Unknown"/>
          <w:rFonts w:ascii="微软雅黑" w:eastAsia="微软雅黑" w:hAnsi="微软雅黑" w:cs="Arial"/>
          <w:color w:val="5F6471"/>
          <w:kern w:val="0"/>
          <w:sz w:val="11"/>
          <w:szCs w:val="11"/>
        </w:rPr>
      </w:pPr>
      <w:ins w:id="958"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"https://blog.csdn.net/qq_36667170"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LolitaSian</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959"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lastRenderedPageBreak/>
        <w:drawing>
          <wp:inline distT="0" distB="0" distL="0" distR="0">
            <wp:extent cx="267335" cy="267335"/>
            <wp:effectExtent l="19050" t="0" r="0" b="0"/>
            <wp:docPr id="152" name="图片 152"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960" w:author="Unknown">
        <w:r w:rsidRPr="00612E05">
          <w:rPr>
            <w:rFonts w:ascii="微软雅黑" w:eastAsia="微软雅黑" w:hAnsi="微软雅黑" w:cs="Arial" w:hint="eastAsia"/>
            <w:color w:val="999AAA"/>
            <w:kern w:val="0"/>
            <w:sz w:val="12"/>
          </w:rPr>
          <w:t> 1万+</w:t>
        </w:r>
      </w:ins>
    </w:p>
    <w:p w:rsidR="00612E05" w:rsidRPr="00612E05" w:rsidRDefault="00612E05" w:rsidP="00612E05">
      <w:pPr>
        <w:widowControl/>
        <w:shd w:val="clear" w:color="auto" w:fill="FFFFFF"/>
        <w:spacing w:line="213" w:lineRule="atLeast"/>
        <w:jc w:val="left"/>
        <w:rPr>
          <w:ins w:id="961" w:author="Unknown"/>
          <w:rFonts w:ascii="宋体" w:eastAsia="宋体" w:hAnsi="宋体" w:cs="宋体" w:hint="eastAsia"/>
          <w:color w:val="4F4F4F"/>
          <w:kern w:val="0"/>
          <w:sz w:val="13"/>
          <w:szCs w:val="13"/>
          <w:u w:val="single"/>
        </w:rPr>
      </w:pPr>
      <w:ins w:id="962"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"https://blog.csdn.net/qq_36667170/article/details/79315676" \o "Github Authentication failed</w:instrText>
        </w:r>
        <w:r w:rsidRPr="00612E05">
          <w:rPr>
            <w:rFonts w:ascii="Arial" w:eastAsia="宋体" w:hAnsi="Arial" w:cs="Arial" w:hint="eastAsia"/>
            <w:kern w:val="0"/>
            <w:sz w:val="13"/>
            <w:szCs w:val="13"/>
          </w:rPr>
          <w:instrText>（身份验证失败）解决方法</w:instrText>
        </w:r>
        <w:r w:rsidRPr="00612E05">
          <w:rPr>
            <w:rFonts w:ascii="Arial" w:eastAsia="宋体" w:hAnsi="Arial" w:cs="Arial" w:hint="eastAsia"/>
            <w:kern w:val="0"/>
            <w:sz w:val="13"/>
            <w:szCs w:val="13"/>
          </w:rPr>
          <w:instrText xml:space="preserve"> | GitHub Desktop</w:instrText>
        </w:r>
        <w:r w:rsidRPr="00612E05">
          <w:rPr>
            <w:rFonts w:ascii="Arial" w:eastAsia="宋体" w:hAnsi="Arial" w:cs="Arial" w:hint="eastAsia"/>
            <w:kern w:val="0"/>
            <w:sz w:val="13"/>
            <w:szCs w:val="13"/>
          </w:rPr>
          <w:instrText>如何退出</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963" w:author="Unknown"/>
          <w:rFonts w:ascii="宋体" w:eastAsia="宋体" w:hAnsi="宋体" w:cs="宋体" w:hint="eastAsia"/>
          <w:color w:val="282B31"/>
          <w:kern w:val="0"/>
          <w:sz w:val="15"/>
          <w:szCs w:val="15"/>
        </w:rPr>
      </w:pPr>
      <w:ins w:id="964" w:author="Unknown">
        <w:r w:rsidRPr="00612E05">
          <w:rPr>
            <w:rFonts w:ascii="微软雅黑" w:eastAsia="微软雅黑" w:hAnsi="微软雅黑" w:cs="Arial" w:hint="eastAsia"/>
            <w:color w:val="E33E33"/>
            <w:kern w:val="0"/>
            <w:sz w:val="15"/>
            <w:u w:val="single"/>
          </w:rPr>
          <w:t>Github</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282B31"/>
            <w:kern w:val="0"/>
            <w:sz w:val="15"/>
            <w:szCs w:val="15"/>
            <w:u w:val="single"/>
          </w:rPr>
          <w:t>Authentication failed（身份验证失败）解决方法 |</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E33E33"/>
            <w:kern w:val="0"/>
            <w:sz w:val="15"/>
            <w:u w:val="single"/>
          </w:rPr>
          <w:t>GitHub</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282B31"/>
            <w:kern w:val="0"/>
            <w:sz w:val="15"/>
            <w:szCs w:val="15"/>
            <w:u w:val="single"/>
          </w:rPr>
          <w:t>Desktop如何退出</w:t>
        </w:r>
      </w:ins>
    </w:p>
    <w:p w:rsidR="00612E05" w:rsidRPr="00612E05" w:rsidRDefault="00612E05" w:rsidP="00612E05">
      <w:pPr>
        <w:widowControl/>
        <w:shd w:val="clear" w:color="auto" w:fill="FFFFFF"/>
        <w:spacing w:line="213" w:lineRule="atLeast"/>
        <w:jc w:val="left"/>
        <w:rPr>
          <w:ins w:id="965" w:author="Unknown"/>
          <w:rFonts w:ascii="Arial" w:eastAsia="宋体" w:hAnsi="Arial" w:cs="Arial" w:hint="eastAsia"/>
          <w:kern w:val="0"/>
          <w:sz w:val="13"/>
          <w:szCs w:val="13"/>
        </w:rPr>
      </w:pPr>
      <w:ins w:id="966"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967" w:author="Unknown"/>
          <w:rFonts w:ascii="Arial" w:eastAsia="宋体" w:hAnsi="Arial" w:cs="Arial"/>
          <w:kern w:val="0"/>
          <w:sz w:val="13"/>
          <w:szCs w:val="13"/>
        </w:rPr>
      </w:pPr>
      <w:ins w:id="968"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"https://blog.csdn.net/qq_36667170/article/details/79315676" \o "Github Authentication failed</w:instrText>
        </w:r>
        <w:r w:rsidRPr="00612E05">
          <w:rPr>
            <w:rFonts w:ascii="Arial" w:eastAsia="宋体" w:hAnsi="Arial" w:cs="Arial" w:hint="eastAsia"/>
            <w:kern w:val="0"/>
            <w:sz w:val="13"/>
            <w:szCs w:val="13"/>
          </w:rPr>
          <w:instrText>（身份验证失败）解决方法</w:instrText>
        </w:r>
        <w:r w:rsidRPr="00612E05">
          <w:rPr>
            <w:rFonts w:ascii="Arial" w:eastAsia="宋体" w:hAnsi="Arial" w:cs="Arial" w:hint="eastAsia"/>
            <w:kern w:val="0"/>
            <w:sz w:val="13"/>
            <w:szCs w:val="13"/>
          </w:rPr>
          <w:instrText xml:space="preserve"> | GitHub Desktop</w:instrText>
        </w:r>
        <w:r w:rsidRPr="00612E05">
          <w:rPr>
            <w:rFonts w:ascii="Arial" w:eastAsia="宋体" w:hAnsi="Arial" w:cs="Arial" w:hint="eastAsia"/>
            <w:kern w:val="0"/>
            <w:sz w:val="13"/>
            <w:szCs w:val="13"/>
          </w:rPr>
          <w:instrText>如何退出</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 xml:space="preserve">　　昨晚心血来潮改了个git的用户名，改完之后今早晨发现桌面客户端就出问题了。提示以下问题。Authenticationfailed.Youmaynothavepermissiontoaccessth...</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969" w:author="Unknown"/>
          <w:rFonts w:ascii="微软雅黑" w:eastAsia="微软雅黑" w:hAnsi="微软雅黑" w:cs="Arial"/>
          <w:color w:val="5F6471"/>
          <w:kern w:val="0"/>
          <w:sz w:val="11"/>
          <w:szCs w:val="11"/>
        </w:rPr>
      </w:pPr>
      <w:ins w:id="970"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"https://blog.csdn.net/lilongsy"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小龙在线</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971"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53" name="图片 153"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972" w:author="Unknown">
        <w:r w:rsidRPr="00612E05">
          <w:rPr>
            <w:rFonts w:ascii="微软雅黑" w:eastAsia="微软雅黑" w:hAnsi="微软雅黑" w:cs="Arial" w:hint="eastAsia"/>
            <w:color w:val="999AAA"/>
            <w:kern w:val="0"/>
            <w:sz w:val="12"/>
          </w:rPr>
          <w:t> 4043</w:t>
        </w:r>
      </w:ins>
    </w:p>
    <w:p w:rsidR="00612E05" w:rsidRPr="00612E05" w:rsidRDefault="00612E05" w:rsidP="00612E05">
      <w:pPr>
        <w:widowControl/>
        <w:shd w:val="clear" w:color="auto" w:fill="FFFFFF"/>
        <w:spacing w:line="213" w:lineRule="atLeast"/>
        <w:jc w:val="left"/>
        <w:rPr>
          <w:ins w:id="973" w:author="Unknown"/>
          <w:rFonts w:ascii="宋体" w:eastAsia="宋体" w:hAnsi="宋体" w:cs="宋体" w:hint="eastAsia"/>
          <w:color w:val="4F4F4F"/>
          <w:kern w:val="0"/>
          <w:sz w:val="13"/>
          <w:szCs w:val="13"/>
          <w:u w:val="single"/>
        </w:rPr>
      </w:pPr>
      <w:ins w:id="974"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"https://blog.csdn.net/lilongsy/article/details/89916797" \o "CMD</w:instrText>
        </w:r>
        <w:r w:rsidRPr="00612E05">
          <w:rPr>
            <w:rFonts w:ascii="Arial" w:eastAsia="宋体" w:hAnsi="Arial" w:cs="Arial" w:hint="eastAsia"/>
            <w:kern w:val="0"/>
            <w:sz w:val="13"/>
            <w:szCs w:val="13"/>
          </w:rPr>
          <w:instrText>打开</w:instrText>
        </w:r>
        <w:r w:rsidRPr="00612E05">
          <w:rPr>
            <w:rFonts w:ascii="Arial" w:eastAsia="宋体" w:hAnsi="Arial" w:cs="Arial" w:hint="eastAsia"/>
            <w:kern w:val="0"/>
            <w:sz w:val="13"/>
            <w:szCs w:val="13"/>
          </w:rPr>
          <w:instrText>Git Bash"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975" w:author="Unknown"/>
          <w:rFonts w:ascii="宋体" w:eastAsia="宋体" w:hAnsi="宋体" w:cs="宋体" w:hint="eastAsia"/>
          <w:color w:val="282B31"/>
          <w:kern w:val="0"/>
          <w:sz w:val="15"/>
          <w:szCs w:val="15"/>
        </w:rPr>
      </w:pPr>
      <w:ins w:id="976" w:author="Unknown">
        <w:r w:rsidRPr="00612E05">
          <w:rPr>
            <w:rFonts w:ascii="微软雅黑" w:eastAsia="微软雅黑" w:hAnsi="微软雅黑" w:cs="Arial" w:hint="eastAsia"/>
            <w:color w:val="282B31"/>
            <w:kern w:val="0"/>
            <w:sz w:val="15"/>
            <w:szCs w:val="15"/>
            <w:u w:val="single"/>
          </w:rPr>
          <w:t>CMD打开</w:t>
        </w:r>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E33E33"/>
            <w:kern w:val="0"/>
            <w:sz w:val="15"/>
            <w:u w:val="single"/>
          </w:rPr>
          <w:t>Bash</w:t>
        </w:r>
      </w:ins>
    </w:p>
    <w:p w:rsidR="00612E05" w:rsidRPr="00612E05" w:rsidRDefault="00612E05" w:rsidP="00612E05">
      <w:pPr>
        <w:widowControl/>
        <w:shd w:val="clear" w:color="auto" w:fill="FFFFFF"/>
        <w:spacing w:line="213" w:lineRule="atLeast"/>
        <w:jc w:val="left"/>
        <w:rPr>
          <w:ins w:id="977" w:author="Unknown"/>
          <w:rFonts w:ascii="Arial" w:eastAsia="宋体" w:hAnsi="Arial" w:cs="Arial" w:hint="eastAsia"/>
          <w:kern w:val="0"/>
          <w:sz w:val="13"/>
          <w:szCs w:val="13"/>
        </w:rPr>
      </w:pPr>
      <w:ins w:id="978"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979" w:author="Unknown"/>
          <w:rFonts w:ascii="Arial" w:eastAsia="宋体" w:hAnsi="Arial" w:cs="Arial"/>
          <w:kern w:val="0"/>
          <w:sz w:val="13"/>
          <w:szCs w:val="13"/>
        </w:rPr>
      </w:pPr>
      <w:ins w:id="980"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"https://blog.csdn.net/lilongsy/article/details/89916797" \o "CMD</w:instrText>
        </w:r>
        <w:r w:rsidRPr="00612E05">
          <w:rPr>
            <w:rFonts w:ascii="Arial" w:eastAsia="宋体" w:hAnsi="Arial" w:cs="Arial" w:hint="eastAsia"/>
            <w:kern w:val="0"/>
            <w:sz w:val="13"/>
            <w:szCs w:val="13"/>
          </w:rPr>
          <w:instrText>打开</w:instrText>
        </w:r>
        <w:r w:rsidRPr="00612E05">
          <w:rPr>
            <w:rFonts w:ascii="Arial" w:eastAsia="宋体" w:hAnsi="Arial" w:cs="Arial" w:hint="eastAsia"/>
            <w:kern w:val="0"/>
            <w:sz w:val="13"/>
            <w:szCs w:val="13"/>
          </w:rPr>
          <w:instrText>Git Bash"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打开git-bashstart"OpenGitBash""%SYSTEMDRIVE%\ProgramFiles\Git\git-bash.exe"带参数start"GitBashOpentail""%...</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981" w:author="Unknown"/>
          <w:rFonts w:ascii="微软雅黑" w:eastAsia="微软雅黑" w:hAnsi="微软雅黑" w:cs="Arial"/>
          <w:color w:val="5F6471"/>
          <w:kern w:val="0"/>
          <w:sz w:val="11"/>
          <w:szCs w:val="11"/>
        </w:rPr>
      </w:pPr>
      <w:ins w:id="982"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"https://blog.csdn.net/weixin_40951298"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纯白色的大鹦鹉的博客</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983"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54" name="图片 154"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984" w:author="Unknown">
        <w:r w:rsidRPr="00612E05">
          <w:rPr>
            <w:rFonts w:ascii="微软雅黑" w:eastAsia="微软雅黑" w:hAnsi="微软雅黑" w:cs="Arial" w:hint="eastAsia"/>
            <w:color w:val="999AAA"/>
            <w:kern w:val="0"/>
            <w:sz w:val="12"/>
          </w:rPr>
          <w:t> 8354</w:t>
        </w:r>
      </w:ins>
    </w:p>
    <w:p w:rsidR="00612E05" w:rsidRPr="00612E05" w:rsidRDefault="00612E05" w:rsidP="00612E05">
      <w:pPr>
        <w:widowControl/>
        <w:shd w:val="clear" w:color="auto" w:fill="FFFFFF"/>
        <w:spacing w:line="213" w:lineRule="atLeast"/>
        <w:jc w:val="left"/>
        <w:rPr>
          <w:ins w:id="985" w:author="Unknown"/>
          <w:rFonts w:ascii="宋体" w:eastAsia="宋体" w:hAnsi="宋体" w:cs="宋体" w:hint="eastAsia"/>
          <w:color w:val="4F4F4F"/>
          <w:kern w:val="0"/>
          <w:sz w:val="13"/>
          <w:szCs w:val="13"/>
          <w:u w:val="single"/>
        </w:rPr>
      </w:pPr>
      <w:ins w:id="986"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"https://blog.csdn.net/weixin_40951298/article/details/81204194" \o "gitbash</w:instrText>
        </w:r>
        <w:r w:rsidRPr="00612E05">
          <w:rPr>
            <w:rFonts w:ascii="Arial" w:eastAsia="宋体" w:hAnsi="Arial" w:cs="Arial" w:hint="eastAsia"/>
            <w:kern w:val="0"/>
            <w:sz w:val="13"/>
            <w:szCs w:val="13"/>
          </w:rPr>
          <w:instrText>连接</w:instrText>
        </w:r>
        <w:r w:rsidRPr="00612E05">
          <w:rPr>
            <w:rFonts w:ascii="Arial" w:eastAsia="宋体" w:hAnsi="Arial" w:cs="Arial" w:hint="eastAsia"/>
            <w:kern w:val="0"/>
            <w:sz w:val="13"/>
            <w:szCs w:val="13"/>
          </w:rPr>
          <w:instrText>github</w:instrText>
        </w:r>
        <w:r w:rsidRPr="00612E05">
          <w:rPr>
            <w:rFonts w:ascii="Arial" w:eastAsia="宋体" w:hAnsi="Arial" w:cs="Arial" w:hint="eastAsia"/>
            <w:kern w:val="0"/>
            <w:sz w:val="13"/>
            <w:szCs w:val="13"/>
          </w:rPr>
          <w:instrText>拉取代码</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987" w:author="Unknown"/>
          <w:rFonts w:ascii="宋体" w:eastAsia="宋体" w:hAnsi="宋体" w:cs="宋体" w:hint="eastAsia"/>
          <w:color w:val="282B31"/>
          <w:kern w:val="0"/>
          <w:sz w:val="15"/>
          <w:szCs w:val="15"/>
        </w:rPr>
      </w:pPr>
      <w:ins w:id="988" w:author="Unknown">
        <w:r w:rsidRPr="00612E05">
          <w:rPr>
            <w:rFonts w:ascii="微软雅黑" w:eastAsia="微软雅黑" w:hAnsi="微软雅黑" w:cs="Arial" w:hint="eastAsia"/>
            <w:color w:val="E33E33"/>
            <w:kern w:val="0"/>
            <w:sz w:val="15"/>
            <w:u w:val="single"/>
          </w:rPr>
          <w:t>gitbash</w:t>
        </w:r>
        <w:r w:rsidRPr="00612E05">
          <w:rPr>
            <w:rFonts w:ascii="微软雅黑" w:eastAsia="微软雅黑" w:hAnsi="微软雅黑" w:cs="Arial" w:hint="eastAsia"/>
            <w:color w:val="282B31"/>
            <w:kern w:val="0"/>
            <w:sz w:val="15"/>
            <w:szCs w:val="15"/>
            <w:u w:val="single"/>
          </w:rPr>
          <w:t>连接</w:t>
        </w:r>
        <w:r w:rsidRPr="00612E05">
          <w:rPr>
            <w:rFonts w:ascii="微软雅黑" w:eastAsia="微软雅黑" w:hAnsi="微软雅黑" w:cs="Arial" w:hint="eastAsia"/>
            <w:color w:val="E33E33"/>
            <w:kern w:val="0"/>
            <w:sz w:val="15"/>
            <w:u w:val="single"/>
          </w:rPr>
          <w:t>github</w:t>
        </w:r>
        <w:r w:rsidRPr="00612E05">
          <w:rPr>
            <w:rFonts w:ascii="微软雅黑" w:eastAsia="微软雅黑" w:hAnsi="微软雅黑" w:cs="Arial" w:hint="eastAsia"/>
            <w:color w:val="282B31"/>
            <w:kern w:val="0"/>
            <w:sz w:val="15"/>
            <w:szCs w:val="15"/>
            <w:u w:val="single"/>
          </w:rPr>
          <w:t>拉取代码</w:t>
        </w:r>
      </w:ins>
    </w:p>
    <w:p w:rsidR="00612E05" w:rsidRPr="00612E05" w:rsidRDefault="00612E05" w:rsidP="00612E05">
      <w:pPr>
        <w:widowControl/>
        <w:shd w:val="clear" w:color="auto" w:fill="FFFFFF"/>
        <w:spacing w:line="213" w:lineRule="atLeast"/>
        <w:jc w:val="left"/>
        <w:rPr>
          <w:ins w:id="989" w:author="Unknown"/>
          <w:rFonts w:ascii="Arial" w:eastAsia="宋体" w:hAnsi="Arial" w:cs="Arial" w:hint="eastAsia"/>
          <w:kern w:val="0"/>
          <w:sz w:val="13"/>
          <w:szCs w:val="13"/>
        </w:rPr>
      </w:pPr>
      <w:ins w:id="990"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991" w:author="Unknown"/>
          <w:rFonts w:ascii="Arial" w:eastAsia="宋体" w:hAnsi="Arial" w:cs="Arial"/>
          <w:kern w:val="0"/>
          <w:sz w:val="13"/>
          <w:szCs w:val="13"/>
        </w:rPr>
      </w:pPr>
      <w:ins w:id="992"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"https://blog.csdn.net/weixin_40951298/article/details/81204194" \o "gitbash</w:instrText>
        </w:r>
        <w:r w:rsidRPr="00612E05">
          <w:rPr>
            <w:rFonts w:ascii="Arial" w:eastAsia="宋体" w:hAnsi="Arial" w:cs="Arial" w:hint="eastAsia"/>
            <w:kern w:val="0"/>
            <w:sz w:val="13"/>
            <w:szCs w:val="13"/>
          </w:rPr>
          <w:instrText>连接</w:instrText>
        </w:r>
        <w:r w:rsidRPr="00612E05">
          <w:rPr>
            <w:rFonts w:ascii="Arial" w:eastAsia="宋体" w:hAnsi="Arial" w:cs="Arial" w:hint="eastAsia"/>
            <w:kern w:val="0"/>
            <w:sz w:val="13"/>
            <w:szCs w:val="13"/>
          </w:rPr>
          <w:instrText>github</w:instrText>
        </w:r>
        <w:r w:rsidRPr="00612E05">
          <w:rPr>
            <w:rFonts w:ascii="Arial" w:eastAsia="宋体" w:hAnsi="Arial" w:cs="Arial" w:hint="eastAsia"/>
            <w:kern w:val="0"/>
            <w:sz w:val="13"/>
            <w:szCs w:val="13"/>
          </w:rPr>
          <w:instrText>拉取代码</w:instrText>
        </w:r>
        <w:r w:rsidRPr="00612E05">
          <w:rPr>
            <w:rFonts w:ascii="Arial" w:eastAsia="宋体" w:hAnsi="Arial" w:cs="Arial" w:hint="eastAsia"/>
            <w:kern w:val="0"/>
            <w:sz w:val="13"/>
            <w:szCs w:val="13"/>
          </w:rPr>
          <w:instrText>"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首先要有GitHub账号,这就不用说了，没有的先注册，地址：https://github.com 没有仓库的话，先新创建一个仓库填写新仓库名称，备注信息。点击创建即可完成。 创建完成会显示如下界面。先...</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24" w:lineRule="atLeast"/>
        <w:jc w:val="left"/>
        <w:rPr>
          <w:ins w:id="993" w:author="Unknown"/>
          <w:rFonts w:ascii="微软雅黑" w:eastAsia="微软雅黑" w:hAnsi="微软雅黑" w:cs="Arial"/>
          <w:color w:val="5F6471"/>
          <w:kern w:val="0"/>
          <w:sz w:val="11"/>
          <w:szCs w:val="11"/>
        </w:rPr>
      </w:pPr>
      <w:ins w:id="994" w:author="Unknown">
        <w:r w:rsidRPr="00612E05">
          <w:rPr>
            <w:rFonts w:ascii="微软雅黑" w:eastAsia="微软雅黑" w:hAnsi="微软雅黑" w:cs="Arial"/>
            <w:color w:val="5F6471"/>
            <w:kern w:val="0"/>
            <w:sz w:val="11"/>
          </w:rPr>
          <w:fldChar w:fldCharType="begin"/>
        </w:r>
        <w:r w:rsidRPr="00612E05">
          <w:rPr>
            <w:rFonts w:ascii="微软雅黑" w:eastAsia="微软雅黑" w:hAnsi="微软雅黑" w:cs="Arial"/>
            <w:color w:val="5F6471"/>
            <w:kern w:val="0"/>
            <w:sz w:val="11"/>
          </w:rPr>
          <w:instrText xml:space="preserve"> HYPERLINK "https://blog.csdn.net/zhouguoqionghai" \t "_blank" </w:instrText>
        </w:r>
        <w:r w:rsidRPr="00612E05">
          <w:rPr>
            <w:rFonts w:ascii="微软雅黑" w:eastAsia="微软雅黑" w:hAnsi="微软雅黑" w:cs="Arial"/>
            <w:color w:val="5F6471"/>
            <w:kern w:val="0"/>
            <w:sz w:val="11"/>
          </w:rPr>
          <w:fldChar w:fldCharType="separate"/>
        </w:r>
        <w:r w:rsidRPr="00612E05">
          <w:rPr>
            <w:rFonts w:ascii="微软雅黑" w:eastAsia="微软雅黑" w:hAnsi="微软雅黑" w:cs="Arial" w:hint="eastAsia"/>
            <w:color w:val="3399EA"/>
            <w:kern w:val="0"/>
            <w:sz w:val="12"/>
            <w:u w:val="single"/>
          </w:rPr>
          <w:t>zhouguoqionghai的博客</w:t>
        </w:r>
        <w:r w:rsidRPr="00612E05">
          <w:rPr>
            <w:rFonts w:ascii="微软雅黑" w:eastAsia="微软雅黑" w:hAnsi="微软雅黑" w:cs="Arial"/>
            <w:color w:val="5F6471"/>
            <w:kern w:val="0"/>
            <w:sz w:val="11"/>
          </w:rPr>
          <w:fldChar w:fldCharType="end"/>
        </w:r>
      </w:ins>
    </w:p>
    <w:p w:rsidR="00612E05" w:rsidRPr="00612E05" w:rsidRDefault="00612E05" w:rsidP="00612E05">
      <w:pPr>
        <w:widowControl/>
        <w:shd w:val="clear" w:color="auto" w:fill="FFFFFF"/>
        <w:spacing w:line="224" w:lineRule="atLeast"/>
        <w:jc w:val="right"/>
        <w:rPr>
          <w:ins w:id="995" w:author="Unknown"/>
          <w:rFonts w:ascii="微软雅黑" w:eastAsia="微软雅黑" w:hAnsi="微软雅黑" w:cs="Arial" w:hint="eastAsia"/>
          <w:color w:val="5F6471"/>
          <w:kern w:val="0"/>
          <w:sz w:val="11"/>
          <w:szCs w:val="11"/>
        </w:rPr>
      </w:pPr>
      <w:r>
        <w:rPr>
          <w:rFonts w:ascii="微软雅黑" w:eastAsia="微软雅黑" w:hAnsi="微软雅黑" w:cs="Arial"/>
          <w:noProof/>
          <w:color w:val="999AAA"/>
          <w:kern w:val="0"/>
          <w:sz w:val="12"/>
          <w:szCs w:val="12"/>
        </w:rPr>
        <w:drawing>
          <wp:inline distT="0" distB="0" distL="0" distR="0">
            <wp:extent cx="267335" cy="267335"/>
            <wp:effectExtent l="19050" t="0" r="0" b="0"/>
            <wp:docPr id="155" name="图片 155" descr="https://csdnimg.cn/release/phoenix/template/new_img/readCoun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csdnimg.cn/release/phoenix/template/new_img/readCountWhite.png"/>
                    <pic:cNvPicPr>
                      <a:picLocks noChangeAspect="1" noChangeArrowheads="1"/>
                    </pic:cNvPicPr>
                  </pic:nvPicPr>
                  <pic:blipFill>
                    <a:blip r:embed="rId62"/>
                    <a:srcRect/>
                    <a:stretch>
                      <a:fillRect/>
                    </a:stretch>
                  </pic:blipFill>
                  <pic:spPr bwMode="auto">
                    <a:xfrm>
                      <a:off x="0" y="0"/>
                      <a:ext cx="267335" cy="267335"/>
                    </a:xfrm>
                    <a:prstGeom prst="rect">
                      <a:avLst/>
                    </a:prstGeom>
                    <a:noFill/>
                    <a:ln w="9525">
                      <a:noFill/>
                      <a:miter lim="800000"/>
                      <a:headEnd/>
                      <a:tailEnd/>
                    </a:ln>
                  </pic:spPr>
                </pic:pic>
              </a:graphicData>
            </a:graphic>
          </wp:inline>
        </w:drawing>
      </w:r>
      <w:ins w:id="996" w:author="Unknown">
        <w:r w:rsidRPr="00612E05">
          <w:rPr>
            <w:rFonts w:ascii="微软雅黑" w:eastAsia="微软雅黑" w:hAnsi="微软雅黑" w:cs="Arial" w:hint="eastAsia"/>
            <w:color w:val="999AAA"/>
            <w:kern w:val="0"/>
            <w:sz w:val="12"/>
          </w:rPr>
          <w:t> 8877</w:t>
        </w:r>
      </w:ins>
    </w:p>
    <w:p w:rsidR="00612E05" w:rsidRPr="00612E05" w:rsidRDefault="00612E05" w:rsidP="00612E05">
      <w:pPr>
        <w:widowControl/>
        <w:shd w:val="clear" w:color="auto" w:fill="FFFFFF"/>
        <w:spacing w:line="213" w:lineRule="atLeast"/>
        <w:jc w:val="left"/>
        <w:rPr>
          <w:ins w:id="997" w:author="Unknown"/>
          <w:rFonts w:ascii="宋体" w:eastAsia="宋体" w:hAnsi="宋体" w:cs="宋体" w:hint="eastAsia"/>
          <w:color w:val="4F4F4F"/>
          <w:kern w:val="0"/>
          <w:sz w:val="13"/>
          <w:szCs w:val="13"/>
          <w:u w:val="single"/>
        </w:rPr>
      </w:pPr>
      <w:ins w:id="998"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"https://blog.csdn.net/zhouguoqionghai/article/details/78650991" \o "git bash</w:instrText>
        </w:r>
        <w:r w:rsidRPr="00612E05">
          <w:rPr>
            <w:rFonts w:ascii="Arial" w:eastAsia="宋体" w:hAnsi="Arial" w:cs="Arial" w:hint="eastAsia"/>
            <w:kern w:val="0"/>
            <w:sz w:val="13"/>
            <w:szCs w:val="13"/>
          </w:rPr>
          <w:instrText>配置</w:instrText>
        </w:r>
        <w:r w:rsidRPr="00612E05">
          <w:rPr>
            <w:rFonts w:ascii="Arial" w:eastAsia="宋体" w:hAnsi="Arial" w:cs="Arial" w:hint="eastAsia"/>
            <w:kern w:val="0"/>
            <w:sz w:val="13"/>
            <w:szCs w:val="13"/>
          </w:rPr>
          <w:instrText xml:space="preserve">ssh </w:instrText>
        </w:r>
        <w:r w:rsidRPr="00612E05">
          <w:rPr>
            <w:rFonts w:ascii="Arial" w:eastAsia="宋体" w:hAnsi="Arial" w:cs="Arial" w:hint="eastAsia"/>
            <w:kern w:val="0"/>
            <w:sz w:val="13"/>
            <w:szCs w:val="13"/>
          </w:rPr>
          <w:instrText>登录</w:instrText>
        </w:r>
        <w:r w:rsidRPr="00612E05">
          <w:rPr>
            <w:rFonts w:ascii="Arial" w:eastAsia="宋体" w:hAnsi="Arial" w:cs="Arial" w:hint="eastAsia"/>
            <w:kern w:val="0"/>
            <w:sz w:val="13"/>
            <w:szCs w:val="13"/>
          </w:rPr>
          <w:instrText xml:space="preserve"> Linux"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ins>
    </w:p>
    <w:p w:rsidR="00612E05" w:rsidRPr="00612E05" w:rsidRDefault="00612E05" w:rsidP="00612E05">
      <w:pPr>
        <w:widowControl/>
        <w:shd w:val="clear" w:color="auto" w:fill="FFFFFF"/>
        <w:spacing w:line="224" w:lineRule="atLeast"/>
        <w:jc w:val="left"/>
        <w:outlineLvl w:val="3"/>
        <w:rPr>
          <w:ins w:id="999" w:author="Unknown"/>
          <w:rFonts w:ascii="宋体" w:eastAsia="宋体" w:hAnsi="宋体" w:cs="宋体" w:hint="eastAsia"/>
          <w:color w:val="282B31"/>
          <w:kern w:val="0"/>
          <w:sz w:val="15"/>
          <w:szCs w:val="15"/>
        </w:rPr>
      </w:pPr>
      <w:ins w:id="1000" w:author="Unknown">
        <w:r w:rsidRPr="00612E05">
          <w:rPr>
            <w:rFonts w:ascii="微软雅黑" w:eastAsia="微软雅黑" w:hAnsi="微软雅黑" w:cs="Arial" w:hint="eastAsia"/>
            <w:color w:val="E33E33"/>
            <w:kern w:val="0"/>
            <w:sz w:val="15"/>
            <w:u w:val="single"/>
          </w:rPr>
          <w:t>git</w:t>
        </w:r>
        <w:r w:rsidRPr="00612E05">
          <w:rPr>
            <w:rFonts w:ascii="微软雅黑" w:eastAsia="微软雅黑" w:hAnsi="微软雅黑" w:cs="Arial" w:hint="eastAsia"/>
            <w:color w:val="282B31"/>
            <w:kern w:val="0"/>
            <w:sz w:val="15"/>
            <w:u w:val="single"/>
          </w:rPr>
          <w:t> </w:t>
        </w:r>
        <w:r w:rsidRPr="00612E05">
          <w:rPr>
            <w:rFonts w:ascii="微软雅黑" w:eastAsia="微软雅黑" w:hAnsi="微软雅黑" w:cs="Arial" w:hint="eastAsia"/>
            <w:color w:val="E33E33"/>
            <w:kern w:val="0"/>
            <w:sz w:val="15"/>
            <w:u w:val="single"/>
          </w:rPr>
          <w:t>bash</w:t>
        </w:r>
        <w:r w:rsidRPr="00612E05">
          <w:rPr>
            <w:rFonts w:ascii="微软雅黑" w:eastAsia="微软雅黑" w:hAnsi="微软雅黑" w:cs="Arial" w:hint="eastAsia"/>
            <w:color w:val="282B31"/>
            <w:kern w:val="0"/>
            <w:sz w:val="15"/>
            <w:szCs w:val="15"/>
            <w:u w:val="single"/>
          </w:rPr>
          <w:t>配置ssh 登录 Linux</w:t>
        </w:r>
      </w:ins>
    </w:p>
    <w:p w:rsidR="00612E05" w:rsidRPr="00612E05" w:rsidRDefault="00612E05" w:rsidP="00612E05">
      <w:pPr>
        <w:widowControl/>
        <w:shd w:val="clear" w:color="auto" w:fill="FFFFFF"/>
        <w:spacing w:line="213" w:lineRule="atLeast"/>
        <w:jc w:val="left"/>
        <w:rPr>
          <w:ins w:id="1001" w:author="Unknown"/>
          <w:rFonts w:ascii="Arial" w:eastAsia="宋体" w:hAnsi="Arial" w:cs="Arial" w:hint="eastAsia"/>
          <w:kern w:val="0"/>
          <w:sz w:val="13"/>
          <w:szCs w:val="13"/>
        </w:rPr>
      </w:pPr>
      <w:ins w:id="1002" w:author="Unknown">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textAlignment w:val="bottom"/>
        <w:rPr>
          <w:ins w:id="1003" w:author="Unknown"/>
          <w:rFonts w:ascii="Arial" w:eastAsia="宋体" w:hAnsi="Arial" w:cs="Arial"/>
          <w:kern w:val="0"/>
          <w:sz w:val="13"/>
          <w:szCs w:val="13"/>
        </w:rPr>
      </w:pPr>
      <w:ins w:id="1004" w:author="Unknown">
        <w:r w:rsidRPr="00612E05">
          <w:rPr>
            <w:rFonts w:ascii="Arial" w:eastAsia="宋体" w:hAnsi="Arial" w:cs="Arial"/>
            <w:kern w:val="0"/>
            <w:sz w:val="13"/>
            <w:szCs w:val="13"/>
          </w:rPr>
          <w:fldChar w:fldCharType="begin"/>
        </w:r>
        <w:r w:rsidRPr="00612E05">
          <w:rPr>
            <w:rFonts w:ascii="Arial" w:eastAsia="宋体" w:hAnsi="Arial" w:cs="Arial"/>
            <w:kern w:val="0"/>
            <w:sz w:val="13"/>
            <w:szCs w:val="13"/>
          </w:rPr>
          <w:instrText xml:space="preserve"> </w:instrText>
        </w:r>
        <w:r w:rsidRPr="00612E05">
          <w:rPr>
            <w:rFonts w:ascii="Arial" w:eastAsia="宋体" w:hAnsi="Arial" w:cs="Arial" w:hint="eastAsia"/>
            <w:kern w:val="0"/>
            <w:sz w:val="13"/>
            <w:szCs w:val="13"/>
          </w:rPr>
          <w:instrText>HYPERLINK "https://blog.csdn.net/zhouguoqionghai/article/details/78650991" \o "git bash</w:instrText>
        </w:r>
        <w:r w:rsidRPr="00612E05">
          <w:rPr>
            <w:rFonts w:ascii="Arial" w:eastAsia="宋体" w:hAnsi="Arial" w:cs="Arial" w:hint="eastAsia"/>
            <w:kern w:val="0"/>
            <w:sz w:val="13"/>
            <w:szCs w:val="13"/>
          </w:rPr>
          <w:instrText>配置</w:instrText>
        </w:r>
        <w:r w:rsidRPr="00612E05">
          <w:rPr>
            <w:rFonts w:ascii="Arial" w:eastAsia="宋体" w:hAnsi="Arial" w:cs="Arial" w:hint="eastAsia"/>
            <w:kern w:val="0"/>
            <w:sz w:val="13"/>
            <w:szCs w:val="13"/>
          </w:rPr>
          <w:instrText xml:space="preserve">ssh </w:instrText>
        </w:r>
        <w:r w:rsidRPr="00612E05">
          <w:rPr>
            <w:rFonts w:ascii="Arial" w:eastAsia="宋体" w:hAnsi="Arial" w:cs="Arial" w:hint="eastAsia"/>
            <w:kern w:val="0"/>
            <w:sz w:val="13"/>
            <w:szCs w:val="13"/>
          </w:rPr>
          <w:instrText>登录</w:instrText>
        </w:r>
        <w:r w:rsidRPr="00612E05">
          <w:rPr>
            <w:rFonts w:ascii="Arial" w:eastAsia="宋体" w:hAnsi="Arial" w:cs="Arial" w:hint="eastAsia"/>
            <w:kern w:val="0"/>
            <w:sz w:val="13"/>
            <w:szCs w:val="13"/>
          </w:rPr>
          <w:instrText xml:space="preserve"> Linux" \t "_blank"</w:instrText>
        </w:r>
        <w:r w:rsidRPr="00612E05">
          <w:rPr>
            <w:rFonts w:ascii="Arial" w:eastAsia="宋体" w:hAnsi="Arial" w:cs="Arial"/>
            <w:kern w:val="0"/>
            <w:sz w:val="13"/>
            <w:szCs w:val="13"/>
          </w:rPr>
          <w:instrText xml:space="preserve"> </w:instrText>
        </w:r>
        <w:r w:rsidRPr="00612E05">
          <w:rPr>
            <w:rFonts w:ascii="Arial" w:eastAsia="宋体" w:hAnsi="Arial" w:cs="Arial"/>
            <w:kern w:val="0"/>
            <w:sz w:val="13"/>
            <w:szCs w:val="13"/>
          </w:rPr>
          <w:fldChar w:fldCharType="separate"/>
        </w:r>
        <w:r w:rsidRPr="00612E05">
          <w:rPr>
            <w:rFonts w:ascii="微软雅黑" w:eastAsia="微软雅黑" w:hAnsi="微软雅黑" w:cs="Arial" w:hint="eastAsia"/>
            <w:color w:val="999AAA"/>
            <w:kern w:val="0"/>
            <w:sz w:val="13"/>
            <w:u w:val="single"/>
          </w:rPr>
          <w:t>1、首先在 Linux 服务器上生成公钥和私钥文件，默认的存放目录在~/.ssh下。ssh-keygen可以将密码留空，这样之后就可以免密码登录。2、将私钥文件拷贝到本机。scp root@192.1...</w:t>
        </w:r>
        <w:r w:rsidRPr="00612E05">
          <w:rPr>
            <w:rFonts w:ascii="Arial" w:eastAsia="宋体" w:hAnsi="Arial" w:cs="Arial"/>
            <w:kern w:val="0"/>
            <w:sz w:val="13"/>
            <w:szCs w:val="13"/>
          </w:rPr>
          <w:fldChar w:fldCharType="end"/>
        </w:r>
      </w:ins>
    </w:p>
    <w:p w:rsidR="00612E05" w:rsidRPr="00612E05" w:rsidRDefault="00612E05" w:rsidP="00612E05">
      <w:pPr>
        <w:widowControl/>
        <w:shd w:val="clear" w:color="auto" w:fill="FFFFFF"/>
        <w:spacing w:line="213" w:lineRule="atLeast"/>
        <w:jc w:val="left"/>
        <w:rPr>
          <w:ins w:id="1005" w:author="Unknown"/>
          <w:rFonts w:ascii="Arial" w:eastAsia="宋体" w:hAnsi="Arial" w:cs="Arial"/>
          <w:kern w:val="0"/>
          <w:sz w:val="13"/>
          <w:szCs w:val="13"/>
        </w:rPr>
      </w:pPr>
      <w:ins w:id="1006" w:author="Unknown">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"https://java.csdn.net/"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Java</w:t>
        </w:r>
        <w:r w:rsidRPr="00612E05">
          <w:rPr>
            <w:rFonts w:ascii="微软雅黑" w:eastAsia="微软雅黑" w:hAnsi="微软雅黑" w:cs="Arial"/>
            <w:kern w:val="0"/>
            <w:sz w:val="13"/>
            <w:szCs w:val="13"/>
          </w:rPr>
          <w:fldChar w:fldCharType="end"/>
        </w:r>
        <w:r w:rsidRPr="00612E05">
          <w:rPr>
            <w:rFonts w:ascii="微软雅黑" w:eastAsia="微软雅黑" w:hAnsi="微软雅黑" w:cs="Arial" w:hint="eastAsia"/>
            <w:kern w:val="0"/>
            <w:sz w:val="13"/>
          </w:rPr>
          <w:t> </w:t>
        </w:r>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"https://c1.csdn.net/"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C语言</w:t>
        </w:r>
        <w:r w:rsidRPr="00612E05">
          <w:rPr>
            <w:rFonts w:ascii="微软雅黑" w:eastAsia="微软雅黑" w:hAnsi="微软雅黑" w:cs="Arial"/>
            <w:kern w:val="0"/>
            <w:sz w:val="13"/>
            <w:szCs w:val="13"/>
          </w:rPr>
          <w:fldChar w:fldCharType="end"/>
        </w:r>
        <w:r w:rsidRPr="00612E05">
          <w:rPr>
            <w:rFonts w:ascii="微软雅黑" w:eastAsia="微软雅黑" w:hAnsi="微软雅黑" w:cs="Arial" w:hint="eastAsia"/>
            <w:kern w:val="0"/>
            <w:sz w:val="13"/>
          </w:rPr>
          <w:t> </w:t>
        </w:r>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"https://python.csdn.net/"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Python</w:t>
        </w:r>
        <w:r w:rsidRPr="00612E05">
          <w:rPr>
            <w:rFonts w:ascii="微软雅黑" w:eastAsia="微软雅黑" w:hAnsi="微软雅黑" w:cs="Arial"/>
            <w:kern w:val="0"/>
            <w:sz w:val="13"/>
            <w:szCs w:val="13"/>
          </w:rPr>
          <w:fldChar w:fldCharType="end"/>
        </w:r>
        <w:r w:rsidRPr="00612E05">
          <w:rPr>
            <w:rFonts w:ascii="微软雅黑" w:eastAsia="微软雅黑" w:hAnsi="微软雅黑" w:cs="Arial" w:hint="eastAsia"/>
            <w:kern w:val="0"/>
            <w:sz w:val="13"/>
          </w:rPr>
          <w:t> </w:t>
        </w:r>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"https://cplus.csdn.net/"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C++</w:t>
        </w:r>
        <w:r w:rsidRPr="00612E05">
          <w:rPr>
            <w:rFonts w:ascii="微软雅黑" w:eastAsia="微软雅黑" w:hAnsi="微软雅黑" w:cs="Arial"/>
            <w:kern w:val="0"/>
            <w:sz w:val="13"/>
            <w:szCs w:val="13"/>
          </w:rPr>
          <w:fldChar w:fldCharType="end"/>
        </w:r>
        <w:r w:rsidRPr="00612E05">
          <w:rPr>
            <w:rFonts w:ascii="微软雅黑" w:eastAsia="微软雅黑" w:hAnsi="微软雅黑" w:cs="Arial" w:hint="eastAsia"/>
            <w:kern w:val="0"/>
            <w:sz w:val="13"/>
          </w:rPr>
          <w:t> </w:t>
        </w:r>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"https://csharp.csdn.net/"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C#</w:t>
        </w:r>
        <w:r w:rsidRPr="00612E05">
          <w:rPr>
            <w:rFonts w:ascii="微软雅黑" w:eastAsia="微软雅黑" w:hAnsi="微软雅黑" w:cs="Arial"/>
            <w:kern w:val="0"/>
            <w:sz w:val="13"/>
            <w:szCs w:val="13"/>
          </w:rPr>
          <w:fldChar w:fldCharType="end"/>
        </w:r>
        <w:r w:rsidRPr="00612E05">
          <w:rPr>
            <w:rFonts w:ascii="微软雅黑" w:eastAsia="微软雅黑" w:hAnsi="微软雅黑" w:cs="Arial" w:hint="eastAsia"/>
            <w:kern w:val="0"/>
            <w:sz w:val="13"/>
          </w:rPr>
          <w:t> </w:t>
        </w:r>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"https://vbn.csdn.net/"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Visual Basic .NET</w:t>
        </w:r>
        <w:r w:rsidRPr="00612E05">
          <w:rPr>
            <w:rFonts w:ascii="微软雅黑" w:eastAsia="微软雅黑" w:hAnsi="微软雅黑" w:cs="Arial"/>
            <w:kern w:val="0"/>
            <w:sz w:val="13"/>
            <w:szCs w:val="13"/>
          </w:rPr>
          <w:fldChar w:fldCharType="end"/>
        </w:r>
        <w:r w:rsidRPr="00612E05">
          <w:rPr>
            <w:rFonts w:ascii="微软雅黑" w:eastAsia="微软雅黑" w:hAnsi="微软雅黑" w:cs="Arial" w:hint="eastAsia"/>
            <w:kern w:val="0"/>
            <w:sz w:val="13"/>
          </w:rPr>
          <w:t> </w:t>
        </w:r>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"https://js.csdn.net/"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JavaScript</w:t>
        </w:r>
        <w:r w:rsidRPr="00612E05">
          <w:rPr>
            <w:rFonts w:ascii="微软雅黑" w:eastAsia="微软雅黑" w:hAnsi="微软雅黑" w:cs="Arial"/>
            <w:kern w:val="0"/>
            <w:sz w:val="13"/>
            <w:szCs w:val="13"/>
          </w:rPr>
          <w:fldChar w:fldCharType="end"/>
        </w:r>
        <w:r w:rsidRPr="00612E05">
          <w:rPr>
            <w:rFonts w:ascii="微软雅黑" w:eastAsia="微软雅黑" w:hAnsi="微软雅黑" w:cs="Arial" w:hint="eastAsia"/>
            <w:kern w:val="0"/>
            <w:sz w:val="13"/>
          </w:rPr>
          <w:t> </w:t>
        </w:r>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"https://php.csdn.net/"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PHP</w:t>
        </w:r>
        <w:r w:rsidRPr="00612E05">
          <w:rPr>
            <w:rFonts w:ascii="微软雅黑" w:eastAsia="微软雅黑" w:hAnsi="微软雅黑" w:cs="Arial"/>
            <w:kern w:val="0"/>
            <w:sz w:val="13"/>
            <w:szCs w:val="13"/>
          </w:rPr>
          <w:fldChar w:fldCharType="end"/>
        </w:r>
        <w:r w:rsidRPr="00612E05">
          <w:rPr>
            <w:rFonts w:ascii="微软雅黑" w:eastAsia="微软雅黑" w:hAnsi="微软雅黑" w:cs="Arial" w:hint="eastAsia"/>
            <w:kern w:val="0"/>
            <w:sz w:val="13"/>
          </w:rPr>
          <w:t> </w:t>
        </w:r>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"https://sql.csdn.net/"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SQL</w:t>
        </w:r>
        <w:r w:rsidRPr="00612E05">
          <w:rPr>
            <w:rFonts w:ascii="微软雅黑" w:eastAsia="微软雅黑" w:hAnsi="微软雅黑" w:cs="Arial"/>
            <w:kern w:val="0"/>
            <w:sz w:val="13"/>
            <w:szCs w:val="13"/>
          </w:rPr>
          <w:fldChar w:fldCharType="end"/>
        </w:r>
        <w:r w:rsidRPr="00612E05">
          <w:rPr>
            <w:rFonts w:ascii="微软雅黑" w:eastAsia="微软雅黑" w:hAnsi="微软雅黑" w:cs="Arial" w:hint="eastAsia"/>
            <w:kern w:val="0"/>
            <w:sz w:val="13"/>
          </w:rPr>
          <w:t> </w:t>
        </w:r>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"https://go.csdn.net/"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Go语言</w:t>
        </w:r>
        <w:r w:rsidRPr="00612E05">
          <w:rPr>
            <w:rFonts w:ascii="微软雅黑" w:eastAsia="微软雅黑" w:hAnsi="微软雅黑" w:cs="Arial"/>
            <w:kern w:val="0"/>
            <w:sz w:val="13"/>
            <w:szCs w:val="13"/>
          </w:rPr>
          <w:fldChar w:fldCharType="end"/>
        </w:r>
        <w:r w:rsidRPr="00612E05">
          <w:rPr>
            <w:rFonts w:ascii="微软雅黑" w:eastAsia="微软雅黑" w:hAnsi="微软雅黑" w:cs="Arial" w:hint="eastAsia"/>
            <w:kern w:val="0"/>
            <w:sz w:val="13"/>
          </w:rPr>
          <w:t> </w:t>
        </w:r>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"https://r.csdn.net/"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R语言</w:t>
        </w:r>
        <w:r w:rsidRPr="00612E05">
          <w:rPr>
            <w:rFonts w:ascii="微软雅黑" w:eastAsia="微软雅黑" w:hAnsi="微软雅黑" w:cs="Arial"/>
            <w:kern w:val="0"/>
            <w:sz w:val="13"/>
            <w:szCs w:val="13"/>
          </w:rPr>
          <w:fldChar w:fldCharType="end"/>
        </w:r>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"https://assembly.csdn.net/"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Assembly language</w:t>
        </w:r>
        <w:r w:rsidRPr="00612E05">
          <w:rPr>
            <w:rFonts w:ascii="微软雅黑" w:eastAsia="微软雅黑" w:hAnsi="微软雅黑" w:cs="Arial"/>
            <w:kern w:val="0"/>
            <w:sz w:val="13"/>
            <w:szCs w:val="13"/>
          </w:rPr>
          <w:fldChar w:fldCharType="end"/>
        </w:r>
        <w:r w:rsidRPr="00612E05">
          <w:rPr>
            <w:rFonts w:ascii="微软雅黑" w:eastAsia="微软雅黑" w:hAnsi="微软雅黑" w:cs="Arial" w:hint="eastAsia"/>
            <w:kern w:val="0"/>
            <w:sz w:val="13"/>
          </w:rPr>
          <w:t> </w:t>
        </w:r>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"https://swift.csdn.net/"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Swift</w:t>
        </w:r>
        <w:r w:rsidRPr="00612E05">
          <w:rPr>
            <w:rFonts w:ascii="微软雅黑" w:eastAsia="微软雅黑" w:hAnsi="微软雅黑" w:cs="Arial"/>
            <w:kern w:val="0"/>
            <w:sz w:val="13"/>
            <w:szCs w:val="13"/>
          </w:rPr>
          <w:fldChar w:fldCharType="end"/>
        </w:r>
        <w:r w:rsidRPr="00612E05">
          <w:rPr>
            <w:rFonts w:ascii="微软雅黑" w:eastAsia="微软雅黑" w:hAnsi="微软雅黑" w:cs="Arial" w:hint="eastAsia"/>
            <w:kern w:val="0"/>
            <w:sz w:val="13"/>
          </w:rPr>
          <w:t> </w:t>
        </w:r>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"https://ruby.csdn.net/"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Ruby</w:t>
        </w:r>
        <w:r w:rsidRPr="00612E05">
          <w:rPr>
            <w:rFonts w:ascii="微软雅黑" w:eastAsia="微软雅黑" w:hAnsi="微软雅黑" w:cs="Arial"/>
            <w:kern w:val="0"/>
            <w:sz w:val="13"/>
            <w:szCs w:val="13"/>
          </w:rPr>
          <w:fldChar w:fldCharType="end"/>
        </w:r>
        <w:r w:rsidRPr="00612E05">
          <w:rPr>
            <w:rFonts w:ascii="微软雅黑" w:eastAsia="微软雅黑" w:hAnsi="微软雅黑" w:cs="Arial" w:hint="eastAsia"/>
            <w:kern w:val="0"/>
            <w:sz w:val="13"/>
          </w:rPr>
          <w:t> </w:t>
        </w:r>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"https://matlab.csdn.net/"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MATLAB</w:t>
        </w:r>
        <w:r w:rsidRPr="00612E05">
          <w:rPr>
            <w:rFonts w:ascii="微软雅黑" w:eastAsia="微软雅黑" w:hAnsi="微软雅黑" w:cs="Arial"/>
            <w:kern w:val="0"/>
            <w:sz w:val="13"/>
            <w:szCs w:val="13"/>
          </w:rPr>
          <w:fldChar w:fldCharType="end"/>
        </w:r>
        <w:r w:rsidRPr="00612E05">
          <w:rPr>
            <w:rFonts w:ascii="微软雅黑" w:eastAsia="微软雅黑" w:hAnsi="微软雅黑" w:cs="Arial" w:hint="eastAsia"/>
            <w:kern w:val="0"/>
            <w:sz w:val="13"/>
          </w:rPr>
          <w:t> </w:t>
        </w:r>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"https://plsql.csdn.net/"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PL/SQL</w:t>
        </w:r>
        <w:r w:rsidRPr="00612E05">
          <w:rPr>
            <w:rFonts w:ascii="微软雅黑" w:eastAsia="微软雅黑" w:hAnsi="微软雅黑" w:cs="Arial"/>
            <w:kern w:val="0"/>
            <w:sz w:val="13"/>
            <w:szCs w:val="13"/>
          </w:rPr>
          <w:fldChar w:fldCharType="end"/>
        </w:r>
        <w:r w:rsidRPr="00612E05">
          <w:rPr>
            <w:rFonts w:ascii="微软雅黑" w:eastAsia="微软雅黑" w:hAnsi="微软雅黑" w:cs="Arial" w:hint="eastAsia"/>
            <w:kern w:val="0"/>
            <w:sz w:val="13"/>
          </w:rPr>
          <w:t> </w:t>
        </w:r>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"https://perl.csdn.net/"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Perl</w:t>
        </w:r>
        <w:r w:rsidRPr="00612E05">
          <w:rPr>
            <w:rFonts w:ascii="微软雅黑" w:eastAsia="微软雅黑" w:hAnsi="微软雅黑" w:cs="Arial"/>
            <w:kern w:val="0"/>
            <w:sz w:val="13"/>
            <w:szCs w:val="13"/>
          </w:rPr>
          <w:fldChar w:fldCharType="end"/>
        </w:r>
        <w:r w:rsidRPr="00612E05">
          <w:rPr>
            <w:rFonts w:ascii="微软雅黑" w:eastAsia="微软雅黑" w:hAnsi="微软雅黑" w:cs="Arial" w:hint="eastAsia"/>
            <w:kern w:val="0"/>
            <w:sz w:val="13"/>
          </w:rPr>
          <w:t> </w:t>
        </w:r>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"https://vb.csdn.net/"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Visual Basic</w:t>
        </w:r>
        <w:r w:rsidRPr="00612E05">
          <w:rPr>
            <w:rFonts w:ascii="微软雅黑" w:eastAsia="微软雅黑" w:hAnsi="微软雅黑" w:cs="Arial"/>
            <w:kern w:val="0"/>
            <w:sz w:val="13"/>
            <w:szCs w:val="13"/>
          </w:rPr>
          <w:fldChar w:fldCharType="end"/>
        </w:r>
        <w:r w:rsidRPr="00612E05">
          <w:rPr>
            <w:rFonts w:ascii="微软雅黑" w:eastAsia="微软雅黑" w:hAnsi="微软雅黑" w:cs="Arial" w:hint="eastAsia"/>
            <w:kern w:val="0"/>
            <w:sz w:val="13"/>
          </w:rPr>
          <w:t> </w:t>
        </w:r>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"https://obj.csdn.net/"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Objective-C</w:t>
        </w:r>
        <w:r w:rsidRPr="00612E05">
          <w:rPr>
            <w:rFonts w:ascii="微软雅黑" w:eastAsia="微软雅黑" w:hAnsi="微软雅黑" w:cs="Arial"/>
            <w:kern w:val="0"/>
            <w:sz w:val="13"/>
            <w:szCs w:val="13"/>
          </w:rPr>
          <w:fldChar w:fldCharType="end"/>
        </w:r>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"https://delphi.csdn.net/"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Delphi/Object Pascal</w:t>
        </w:r>
        <w:r w:rsidRPr="00612E05">
          <w:rPr>
            <w:rFonts w:ascii="微软雅黑" w:eastAsia="微软雅黑" w:hAnsi="微软雅黑" w:cs="Arial"/>
            <w:kern w:val="0"/>
            <w:sz w:val="13"/>
            <w:szCs w:val="13"/>
          </w:rPr>
          <w:fldChar w:fldCharType="end"/>
        </w:r>
        <w:r w:rsidRPr="00612E05">
          <w:rPr>
            <w:rFonts w:ascii="微软雅黑" w:eastAsia="微软雅黑" w:hAnsi="微软雅黑" w:cs="Arial" w:hint="eastAsia"/>
            <w:kern w:val="0"/>
            <w:sz w:val="13"/>
          </w:rPr>
          <w:t> </w:t>
        </w:r>
        <w:r w:rsidRPr="00612E05">
          <w:rPr>
            <w:rFonts w:ascii="微软雅黑" w:eastAsia="微软雅黑" w:hAnsi="微软雅黑" w:cs="Arial"/>
            <w:kern w:val="0"/>
            <w:sz w:val="13"/>
            <w:szCs w:val="13"/>
          </w:rPr>
          <w:fldChar w:fldCharType="begin"/>
        </w:r>
        <w:r w:rsidRPr="00612E05">
          <w:rPr>
            <w:rFonts w:ascii="微软雅黑" w:eastAsia="微软雅黑" w:hAnsi="微软雅黑" w:cs="Arial"/>
            <w:kern w:val="0"/>
            <w:sz w:val="13"/>
            <w:szCs w:val="13"/>
          </w:rPr>
          <w:instrText xml:space="preserve"> HYPERLINK "https://www.csdn.net/unity/" \t "_blank" </w:instrText>
        </w:r>
        <w:r w:rsidRPr="00612E05">
          <w:rPr>
            <w:rFonts w:ascii="微软雅黑" w:eastAsia="微软雅黑" w:hAnsi="微软雅黑" w:cs="Arial"/>
            <w:kern w:val="0"/>
            <w:sz w:val="13"/>
            <w:szCs w:val="13"/>
          </w:rPr>
          <w:fldChar w:fldCharType="separate"/>
        </w:r>
        <w:r w:rsidRPr="00612E05">
          <w:rPr>
            <w:rFonts w:ascii="微软雅黑" w:eastAsia="微软雅黑" w:hAnsi="微软雅黑" w:cs="Arial" w:hint="eastAsia"/>
            <w:color w:val="555666"/>
            <w:kern w:val="0"/>
            <w:sz w:val="13"/>
            <w:u w:val="single"/>
          </w:rPr>
          <w:t>Unity3D</w:t>
        </w:r>
        <w:r w:rsidRPr="00612E05">
          <w:rPr>
            <w:rFonts w:ascii="微软雅黑" w:eastAsia="微软雅黑" w:hAnsi="微软雅黑" w:cs="Arial"/>
            <w:kern w:val="0"/>
            <w:sz w:val="13"/>
            <w:szCs w:val="13"/>
          </w:rPr>
          <w:fldChar w:fldCharType="end"/>
        </w:r>
      </w:ins>
    </w:p>
    <w:p w:rsidR="00612E05" w:rsidRPr="00612E05" w:rsidRDefault="00612E05" w:rsidP="00612E05">
      <w:pPr>
        <w:widowControl/>
        <w:shd w:val="clear" w:color="auto" w:fill="FFFFFF"/>
        <w:spacing w:line="213" w:lineRule="atLeast"/>
        <w:jc w:val="center"/>
        <w:rPr>
          <w:ins w:id="1007" w:author="Unknown"/>
          <w:rFonts w:ascii="Arial" w:eastAsia="宋体" w:hAnsi="Arial" w:cs="Arial"/>
          <w:kern w:val="0"/>
          <w:sz w:val="13"/>
          <w:szCs w:val="13"/>
        </w:rPr>
      </w:pPr>
      <w:ins w:id="1008" w:author="Unknown">
        <w:r w:rsidRPr="00612E05">
          <w:rPr>
            <w:rFonts w:ascii="微软雅黑" w:eastAsia="微软雅黑" w:hAnsi="微软雅黑" w:cs="Arial" w:hint="eastAsia"/>
            <w:color w:val="555666"/>
            <w:kern w:val="0"/>
            <w:sz w:val="13"/>
            <w:szCs w:val="13"/>
          </w:rPr>
          <w:t>©</w:t>
        </w:r>
        <w:r w:rsidRPr="00612E05">
          <w:rPr>
            <w:rFonts w:ascii="微软雅黑" w:eastAsia="微软雅黑" w:hAnsi="微软雅黑" w:cs="微软雅黑" w:hint="eastAsia"/>
            <w:color w:val="555666"/>
            <w:kern w:val="0"/>
            <w:sz w:val="13"/>
            <w:szCs w:val="13"/>
          </w:rPr>
          <w:t>️</w:t>
        </w:r>
        <w:r w:rsidRPr="00612E05">
          <w:rPr>
            <w:rFonts w:ascii="微软雅黑" w:eastAsia="微软雅黑" w:hAnsi="微软雅黑" w:cs="Arial" w:hint="eastAsia"/>
            <w:color w:val="555666"/>
            <w:kern w:val="0"/>
            <w:sz w:val="13"/>
            <w:szCs w:val="13"/>
          </w:rPr>
          <w:t>2019 CSDN</w:t>
        </w:r>
        <w:r w:rsidRPr="00612E05">
          <w:rPr>
            <w:rFonts w:ascii="Arial" w:eastAsia="宋体" w:hAnsi="Arial" w:cs="Arial"/>
            <w:kern w:val="0"/>
            <w:sz w:val="13"/>
          </w:rPr>
          <w:t> </w:t>
        </w:r>
        <w:r w:rsidRPr="00612E05">
          <w:rPr>
            <w:rFonts w:ascii="微软雅黑" w:eastAsia="微软雅黑" w:hAnsi="微软雅黑" w:cs="Arial" w:hint="eastAsia"/>
            <w:color w:val="555666"/>
            <w:kern w:val="0"/>
            <w:sz w:val="13"/>
            <w:szCs w:val="13"/>
          </w:rPr>
          <w:t>皮肤主题: 编程工作室</w:t>
        </w:r>
        <w:r w:rsidRPr="00612E05">
          <w:rPr>
            <w:rFonts w:ascii="Arial" w:eastAsia="宋体" w:hAnsi="Arial" w:cs="Arial"/>
            <w:kern w:val="0"/>
            <w:sz w:val="13"/>
          </w:rPr>
          <w:t> </w:t>
        </w:r>
        <w:r w:rsidRPr="00612E05">
          <w:rPr>
            <w:rFonts w:ascii="微软雅黑" w:eastAsia="微软雅黑" w:hAnsi="微软雅黑" w:cs="Arial" w:hint="eastAsia"/>
            <w:color w:val="555666"/>
            <w:kern w:val="0"/>
            <w:sz w:val="13"/>
            <w:szCs w:val="13"/>
          </w:rPr>
          <w:t>设计师: CSDN官方博客</w:t>
        </w:r>
      </w:ins>
    </w:p>
    <w:p w:rsidR="00612E05" w:rsidRPr="00612E05" w:rsidRDefault="00612E05" w:rsidP="00612E05">
      <w:pPr>
        <w:widowControl/>
        <w:spacing w:line="213" w:lineRule="atLeast"/>
        <w:jc w:val="left"/>
        <w:rPr>
          <w:ins w:id="1009" w:author="Unknown"/>
          <w:rFonts w:ascii="Arial" w:eastAsia="宋体" w:hAnsi="Arial" w:cs="Arial"/>
          <w:kern w:val="0"/>
          <w:sz w:val="13"/>
          <w:szCs w:val="13"/>
        </w:rPr>
      </w:pPr>
      <w:r>
        <w:rPr>
          <w:rFonts w:ascii="Arial" w:eastAsia="宋体" w:hAnsi="Arial" w:cs="Arial"/>
          <w:noProof/>
          <w:kern w:val="0"/>
          <w:sz w:val="13"/>
          <w:szCs w:val="13"/>
        </w:rPr>
        <w:drawing>
          <wp:inline distT="0" distB="0" distL="0" distR="0">
            <wp:extent cx="498475" cy="498475"/>
            <wp:effectExtent l="19050" t="0" r="0" b="0"/>
            <wp:docPr id="156" name="图片 156" descr="https://g.csdnimg.cn/side-toolbar/2.2/images/kef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g.csdnimg.cn/side-toolbar/2.2/images/kefu.png"/>
                    <pic:cNvPicPr>
                      <a:picLocks noChangeAspect="1" noChangeArrowheads="1"/>
                    </pic:cNvPicPr>
                  </pic:nvPicPr>
                  <pic:blipFill>
                    <a:blip r:embed="rId150"/>
                    <a:srcRect/>
                    <a:stretch>
                      <a:fillRect/>
                    </a:stretch>
                  </pic:blipFill>
                  <pic:spPr bwMode="auto">
                    <a:xfrm>
                      <a:off x="0" y="0"/>
                      <a:ext cx="498475" cy="498475"/>
                    </a:xfrm>
                    <a:prstGeom prst="rect">
                      <a:avLst/>
                    </a:prstGeom>
                    <a:noFill/>
                    <a:ln w="9525">
                      <a:noFill/>
                      <a:miter lim="800000"/>
                      <a:headEnd/>
                      <a:tailEnd/>
                    </a:ln>
                  </pic:spPr>
                </pic:pic>
              </a:graphicData>
            </a:graphic>
          </wp:inline>
        </w:drawing>
      </w:r>
      <w:ins w:id="1010" w:author="Unknown">
        <w:r w:rsidRPr="00612E05">
          <w:rPr>
            <w:rFonts w:ascii="微软雅黑" w:eastAsia="微软雅黑" w:hAnsi="微软雅黑" w:cs="Arial" w:hint="eastAsia"/>
            <w:color w:val="999AAA"/>
            <w:kern w:val="0"/>
            <w:sz w:val="11"/>
          </w:rPr>
          <w:t>举报</w:t>
        </w:r>
      </w:ins>
    </w:p>
    <w:p w:rsidR="00000000" w:rsidRDefault="00612E05"/>
    <w:sectPr w:rsidR="0000000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2E05" w:rsidRDefault="00612E05" w:rsidP="00612E05">
      <w:r>
        <w:separator/>
      </w:r>
    </w:p>
  </w:endnote>
  <w:endnote w:type="continuationSeparator" w:id="1">
    <w:p w:rsidR="00612E05" w:rsidRDefault="00612E05" w:rsidP="00612E0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icrosoft Himalaya">
    <w:panose1 w:val="01010100010101010101"/>
    <w:charset w:val="00"/>
    <w:family w:val="auto"/>
    <w:pitch w:val="variable"/>
    <w:sig w:usb0="80000003" w:usb1="00010000" w:usb2="00000040" w:usb3="00000000" w:csb0="00000001" w:csb1="00000000"/>
  </w:font>
  <w:font w:name="DokChampa">
    <w:panose1 w:val="020B0604020202020204"/>
    <w:charset w:val="00"/>
    <w:family w:val="swiss"/>
    <w:pitch w:val="variable"/>
    <w:sig w:usb0="03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PingFang SC">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2E05" w:rsidRDefault="00612E05" w:rsidP="00612E05">
      <w:r>
        <w:separator/>
      </w:r>
    </w:p>
  </w:footnote>
  <w:footnote w:type="continuationSeparator" w:id="1">
    <w:p w:rsidR="00612E05" w:rsidRDefault="00612E05" w:rsidP="00612E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22527"/>
    <w:multiLevelType w:val="multilevel"/>
    <w:tmpl w:val="26DC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F958F4"/>
    <w:multiLevelType w:val="multilevel"/>
    <w:tmpl w:val="7E808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6B0FAD"/>
    <w:multiLevelType w:val="multilevel"/>
    <w:tmpl w:val="3B8E3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E0052F"/>
    <w:multiLevelType w:val="multilevel"/>
    <w:tmpl w:val="14C2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2A6639"/>
    <w:multiLevelType w:val="multilevel"/>
    <w:tmpl w:val="B2B8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E00897"/>
    <w:multiLevelType w:val="multilevel"/>
    <w:tmpl w:val="5F92F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DB08B8"/>
    <w:multiLevelType w:val="multilevel"/>
    <w:tmpl w:val="68DC3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546327"/>
    <w:multiLevelType w:val="multilevel"/>
    <w:tmpl w:val="1DE88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A618CC"/>
    <w:multiLevelType w:val="multilevel"/>
    <w:tmpl w:val="0D56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DE6797"/>
    <w:multiLevelType w:val="multilevel"/>
    <w:tmpl w:val="CE726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4A4946"/>
    <w:multiLevelType w:val="multilevel"/>
    <w:tmpl w:val="4B4AA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AE3B02"/>
    <w:multiLevelType w:val="multilevel"/>
    <w:tmpl w:val="03EE1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AB73C7"/>
    <w:multiLevelType w:val="multilevel"/>
    <w:tmpl w:val="E074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0E5D1C"/>
    <w:multiLevelType w:val="multilevel"/>
    <w:tmpl w:val="7BD4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DC2211"/>
    <w:multiLevelType w:val="multilevel"/>
    <w:tmpl w:val="18C6CF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0AF3E21"/>
    <w:multiLevelType w:val="multilevel"/>
    <w:tmpl w:val="5AE44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0C45E45"/>
    <w:multiLevelType w:val="multilevel"/>
    <w:tmpl w:val="8F74E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BA3FAF"/>
    <w:multiLevelType w:val="multilevel"/>
    <w:tmpl w:val="A7E8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5BB572F"/>
    <w:multiLevelType w:val="multilevel"/>
    <w:tmpl w:val="CC0C7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7579A9"/>
    <w:multiLevelType w:val="multilevel"/>
    <w:tmpl w:val="574C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EE02B2"/>
    <w:multiLevelType w:val="multilevel"/>
    <w:tmpl w:val="2E06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645AD3"/>
    <w:multiLevelType w:val="multilevel"/>
    <w:tmpl w:val="4B06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11322A"/>
    <w:multiLevelType w:val="multilevel"/>
    <w:tmpl w:val="7384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48B7AE4"/>
    <w:multiLevelType w:val="multilevel"/>
    <w:tmpl w:val="C22A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6807C92"/>
    <w:multiLevelType w:val="multilevel"/>
    <w:tmpl w:val="86E8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6C27051"/>
    <w:multiLevelType w:val="multilevel"/>
    <w:tmpl w:val="453A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6E52E78"/>
    <w:multiLevelType w:val="multilevel"/>
    <w:tmpl w:val="CB3A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E1E5025"/>
    <w:multiLevelType w:val="multilevel"/>
    <w:tmpl w:val="D012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E417B92"/>
    <w:multiLevelType w:val="multilevel"/>
    <w:tmpl w:val="C8BA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F5904FF"/>
    <w:multiLevelType w:val="multilevel"/>
    <w:tmpl w:val="9C9E0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34E546D"/>
    <w:multiLevelType w:val="multilevel"/>
    <w:tmpl w:val="1F6AA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F62563"/>
    <w:multiLevelType w:val="multilevel"/>
    <w:tmpl w:val="24F8B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A5C6BB3"/>
    <w:multiLevelType w:val="multilevel"/>
    <w:tmpl w:val="13563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8"/>
  </w:num>
  <w:num w:numId="3">
    <w:abstractNumId w:val="18"/>
  </w:num>
  <w:num w:numId="4">
    <w:abstractNumId w:val="9"/>
  </w:num>
  <w:num w:numId="5">
    <w:abstractNumId w:val="23"/>
  </w:num>
  <w:num w:numId="6">
    <w:abstractNumId w:val="13"/>
  </w:num>
  <w:num w:numId="7">
    <w:abstractNumId w:val="14"/>
  </w:num>
  <w:num w:numId="8">
    <w:abstractNumId w:val="26"/>
  </w:num>
  <w:num w:numId="9">
    <w:abstractNumId w:val="24"/>
  </w:num>
  <w:num w:numId="10">
    <w:abstractNumId w:val="2"/>
  </w:num>
  <w:num w:numId="11">
    <w:abstractNumId w:val="29"/>
  </w:num>
  <w:num w:numId="12">
    <w:abstractNumId w:val="1"/>
  </w:num>
  <w:num w:numId="13">
    <w:abstractNumId w:val="15"/>
  </w:num>
  <w:num w:numId="14">
    <w:abstractNumId w:val="31"/>
  </w:num>
  <w:num w:numId="15">
    <w:abstractNumId w:val="3"/>
  </w:num>
  <w:num w:numId="16">
    <w:abstractNumId w:val="4"/>
  </w:num>
  <w:num w:numId="17">
    <w:abstractNumId w:val="32"/>
  </w:num>
  <w:num w:numId="18">
    <w:abstractNumId w:val="32"/>
    <w:lvlOverride w:ilvl="1">
      <w:lvl w:ilvl="1">
        <w:numFmt w:val="bullet"/>
        <w:lvlText w:val=""/>
        <w:lvlJc w:val="left"/>
        <w:pPr>
          <w:tabs>
            <w:tab w:val="num" w:pos="1440"/>
          </w:tabs>
          <w:ind w:left="1440" w:hanging="360"/>
        </w:pPr>
        <w:rPr>
          <w:rFonts w:ascii="Symbol" w:hAnsi="Symbol" w:hint="default"/>
          <w:sz w:val="20"/>
        </w:rPr>
      </w:lvl>
    </w:lvlOverride>
  </w:num>
  <w:num w:numId="19">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0">
    <w:abstractNumId w:val="6"/>
  </w:num>
  <w:num w:numId="21">
    <w:abstractNumId w:val="5"/>
  </w:num>
  <w:num w:numId="22">
    <w:abstractNumId w:val="22"/>
  </w:num>
  <w:num w:numId="23">
    <w:abstractNumId w:val="27"/>
  </w:num>
  <w:num w:numId="24">
    <w:abstractNumId w:val="30"/>
  </w:num>
  <w:num w:numId="25">
    <w:abstractNumId w:val="19"/>
  </w:num>
  <w:num w:numId="26">
    <w:abstractNumId w:val="21"/>
  </w:num>
  <w:num w:numId="27">
    <w:abstractNumId w:val="17"/>
  </w:num>
  <w:num w:numId="28">
    <w:abstractNumId w:val="20"/>
  </w:num>
  <w:num w:numId="29">
    <w:abstractNumId w:val="0"/>
  </w:num>
  <w:num w:numId="30">
    <w:abstractNumId w:val="8"/>
  </w:num>
  <w:num w:numId="31">
    <w:abstractNumId w:val="16"/>
  </w:num>
  <w:num w:numId="32">
    <w:abstractNumId w:val="12"/>
  </w:num>
  <w:num w:numId="33">
    <w:abstractNumId w:val="25"/>
  </w:num>
  <w:num w:numId="34">
    <w:abstractNumId w:val="7"/>
  </w:num>
  <w:num w:numId="3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12E05"/>
    <w:rsid w:val="00612E0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12E0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612E0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612E0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612E05"/>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12E0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12E05"/>
    <w:rPr>
      <w:sz w:val="18"/>
      <w:szCs w:val="18"/>
    </w:rPr>
  </w:style>
  <w:style w:type="paragraph" w:styleId="a4">
    <w:name w:val="footer"/>
    <w:basedOn w:val="a"/>
    <w:link w:val="Char0"/>
    <w:uiPriority w:val="99"/>
    <w:semiHidden/>
    <w:unhideWhenUsed/>
    <w:rsid w:val="00612E0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12E05"/>
    <w:rPr>
      <w:sz w:val="18"/>
      <w:szCs w:val="18"/>
    </w:rPr>
  </w:style>
  <w:style w:type="character" w:customStyle="1" w:styleId="1Char">
    <w:name w:val="标题 1 Char"/>
    <w:basedOn w:val="a0"/>
    <w:link w:val="1"/>
    <w:uiPriority w:val="9"/>
    <w:rsid w:val="00612E05"/>
    <w:rPr>
      <w:rFonts w:ascii="宋体" w:eastAsia="宋体" w:hAnsi="宋体" w:cs="宋体"/>
      <w:b/>
      <w:bCs/>
      <w:kern w:val="36"/>
      <w:sz w:val="48"/>
      <w:szCs w:val="48"/>
    </w:rPr>
  </w:style>
  <w:style w:type="character" w:customStyle="1" w:styleId="2Char">
    <w:name w:val="标题 2 Char"/>
    <w:basedOn w:val="a0"/>
    <w:link w:val="2"/>
    <w:uiPriority w:val="9"/>
    <w:rsid w:val="00612E05"/>
    <w:rPr>
      <w:rFonts w:ascii="宋体" w:eastAsia="宋体" w:hAnsi="宋体" w:cs="宋体"/>
      <w:b/>
      <w:bCs/>
      <w:kern w:val="0"/>
      <w:sz w:val="36"/>
      <w:szCs w:val="36"/>
    </w:rPr>
  </w:style>
  <w:style w:type="character" w:customStyle="1" w:styleId="3Char">
    <w:name w:val="标题 3 Char"/>
    <w:basedOn w:val="a0"/>
    <w:link w:val="3"/>
    <w:uiPriority w:val="9"/>
    <w:rsid w:val="00612E05"/>
    <w:rPr>
      <w:rFonts w:ascii="宋体" w:eastAsia="宋体" w:hAnsi="宋体" w:cs="宋体"/>
      <w:b/>
      <w:bCs/>
      <w:kern w:val="0"/>
      <w:sz w:val="27"/>
      <w:szCs w:val="27"/>
    </w:rPr>
  </w:style>
  <w:style w:type="character" w:customStyle="1" w:styleId="4Char">
    <w:name w:val="标题 4 Char"/>
    <w:basedOn w:val="a0"/>
    <w:link w:val="4"/>
    <w:uiPriority w:val="9"/>
    <w:rsid w:val="00612E05"/>
    <w:rPr>
      <w:rFonts w:ascii="宋体" w:eastAsia="宋体" w:hAnsi="宋体" w:cs="宋体"/>
      <w:b/>
      <w:bCs/>
      <w:kern w:val="0"/>
      <w:sz w:val="24"/>
      <w:szCs w:val="24"/>
    </w:rPr>
  </w:style>
  <w:style w:type="character" w:styleId="a5">
    <w:name w:val="Hyperlink"/>
    <w:basedOn w:val="a0"/>
    <w:uiPriority w:val="99"/>
    <w:semiHidden/>
    <w:unhideWhenUsed/>
    <w:rsid w:val="00612E05"/>
    <w:rPr>
      <w:color w:val="0000FF"/>
      <w:u w:val="single"/>
    </w:rPr>
  </w:style>
  <w:style w:type="character" w:styleId="a6">
    <w:name w:val="FollowedHyperlink"/>
    <w:basedOn w:val="a0"/>
    <w:uiPriority w:val="99"/>
    <w:semiHidden/>
    <w:unhideWhenUsed/>
    <w:rsid w:val="00612E05"/>
    <w:rPr>
      <w:color w:val="800080"/>
      <w:u w:val="single"/>
    </w:rPr>
  </w:style>
  <w:style w:type="character" w:customStyle="1" w:styleId="name">
    <w:name w:val="name"/>
    <w:basedOn w:val="a0"/>
    <w:rsid w:val="00612E05"/>
  </w:style>
  <w:style w:type="character" w:customStyle="1" w:styleId="apple-converted-space">
    <w:name w:val="apple-converted-space"/>
    <w:basedOn w:val="a0"/>
    <w:rsid w:val="00612E05"/>
  </w:style>
  <w:style w:type="character" w:customStyle="1" w:styleId="flag">
    <w:name w:val="flag"/>
    <w:basedOn w:val="a0"/>
    <w:rsid w:val="00612E05"/>
  </w:style>
  <w:style w:type="character" w:customStyle="1" w:styleId="personal-home-page">
    <w:name w:val="personal-home-page"/>
    <w:basedOn w:val="a0"/>
    <w:rsid w:val="00612E05"/>
  </w:style>
  <w:style w:type="character" w:customStyle="1" w:styleId="count">
    <w:name w:val="count"/>
    <w:basedOn w:val="a0"/>
    <w:rsid w:val="00612E05"/>
  </w:style>
  <w:style w:type="character" w:customStyle="1" w:styleId="title">
    <w:name w:val="title"/>
    <w:basedOn w:val="a0"/>
    <w:rsid w:val="00612E05"/>
  </w:style>
  <w:style w:type="character" w:customStyle="1" w:styleId="text">
    <w:name w:val="text"/>
    <w:basedOn w:val="a0"/>
    <w:rsid w:val="00612E05"/>
  </w:style>
  <w:style w:type="paragraph" w:customStyle="1" w:styleId="text-center">
    <w:name w:val="text-center"/>
    <w:basedOn w:val="a"/>
    <w:rsid w:val="00612E05"/>
    <w:pPr>
      <w:widowControl/>
      <w:spacing w:before="100" w:beforeAutospacing="1" w:after="100" w:afterAutospacing="1"/>
      <w:jc w:val="left"/>
    </w:pPr>
    <w:rPr>
      <w:rFonts w:ascii="宋体" w:eastAsia="宋体" w:hAnsi="宋体" w:cs="宋体"/>
      <w:kern w:val="0"/>
      <w:sz w:val="24"/>
      <w:szCs w:val="24"/>
    </w:rPr>
  </w:style>
  <w:style w:type="character" w:customStyle="1" w:styleId="read">
    <w:name w:val="read"/>
    <w:basedOn w:val="a0"/>
    <w:rsid w:val="00612E05"/>
  </w:style>
  <w:style w:type="paragraph" w:customStyle="1" w:styleId="comment">
    <w:name w:val="comment"/>
    <w:basedOn w:val="a"/>
    <w:rsid w:val="00612E05"/>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612E05"/>
    <w:pPr>
      <w:widowControl/>
      <w:spacing w:before="100" w:beforeAutospacing="1" w:after="100" w:afterAutospacing="1"/>
      <w:jc w:val="left"/>
    </w:pPr>
    <w:rPr>
      <w:rFonts w:ascii="宋体" w:eastAsia="宋体" w:hAnsi="宋体" w:cs="宋体"/>
      <w:kern w:val="0"/>
      <w:sz w:val="24"/>
      <w:szCs w:val="24"/>
    </w:rPr>
  </w:style>
  <w:style w:type="character" w:customStyle="1" w:styleId="txt">
    <w:name w:val="txt"/>
    <w:basedOn w:val="a0"/>
    <w:rsid w:val="00612E05"/>
  </w:style>
  <w:style w:type="character" w:styleId="a8">
    <w:name w:val="Emphasis"/>
    <w:basedOn w:val="a0"/>
    <w:uiPriority w:val="20"/>
    <w:qFormat/>
    <w:rsid w:val="00612E05"/>
    <w:rPr>
      <w:i/>
      <w:iCs/>
    </w:rPr>
  </w:style>
  <w:style w:type="paragraph" w:customStyle="1" w:styleId="fz12baidu">
    <w:name w:val="fz12_baidu"/>
    <w:basedOn w:val="a"/>
    <w:rsid w:val="00612E05"/>
    <w:pPr>
      <w:widowControl/>
      <w:spacing w:before="100" w:beforeAutospacing="1" w:after="100" w:afterAutospacing="1"/>
      <w:jc w:val="left"/>
    </w:pPr>
    <w:rPr>
      <w:rFonts w:ascii="宋体" w:eastAsia="宋体" w:hAnsi="宋体" w:cs="宋体"/>
      <w:kern w:val="0"/>
      <w:sz w:val="24"/>
      <w:szCs w:val="24"/>
    </w:rPr>
  </w:style>
  <w:style w:type="character" w:customStyle="1" w:styleId="time">
    <w:name w:val="time"/>
    <w:basedOn w:val="a0"/>
    <w:rsid w:val="00612E05"/>
  </w:style>
  <w:style w:type="character" w:customStyle="1" w:styleId="read-count">
    <w:name w:val="read-count"/>
    <w:basedOn w:val="a0"/>
    <w:rsid w:val="00612E05"/>
  </w:style>
  <w:style w:type="character" w:customStyle="1" w:styleId="get-collection">
    <w:name w:val="get-collection"/>
    <w:basedOn w:val="a0"/>
    <w:rsid w:val="00612E05"/>
  </w:style>
  <w:style w:type="character" w:styleId="a9">
    <w:name w:val="Strong"/>
    <w:basedOn w:val="a0"/>
    <w:uiPriority w:val="22"/>
    <w:qFormat/>
    <w:rsid w:val="00612E05"/>
    <w:rPr>
      <w:b/>
      <w:bCs/>
    </w:rPr>
  </w:style>
  <w:style w:type="character" w:styleId="HTML">
    <w:name w:val="HTML Code"/>
    <w:basedOn w:val="a0"/>
    <w:uiPriority w:val="99"/>
    <w:semiHidden/>
    <w:unhideWhenUsed/>
    <w:rsid w:val="00612E05"/>
    <w:rPr>
      <w:rFonts w:ascii="宋体" w:eastAsia="宋体" w:hAnsi="宋体" w:cs="宋体"/>
      <w:sz w:val="24"/>
      <w:szCs w:val="24"/>
    </w:rPr>
  </w:style>
  <w:style w:type="character" w:customStyle="1" w:styleId="tit">
    <w:name w:val="tit"/>
    <w:basedOn w:val="a0"/>
    <w:rsid w:val="00612E05"/>
  </w:style>
  <w:style w:type="paragraph" w:styleId="z-">
    <w:name w:val="HTML Top of Form"/>
    <w:basedOn w:val="a"/>
    <w:next w:val="a"/>
    <w:link w:val="z-Char"/>
    <w:hidden/>
    <w:uiPriority w:val="99"/>
    <w:semiHidden/>
    <w:unhideWhenUsed/>
    <w:rsid w:val="00612E05"/>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612E05"/>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612E05"/>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612E05"/>
    <w:rPr>
      <w:rFonts w:ascii="Arial" w:eastAsia="宋体" w:hAnsi="Arial" w:cs="Arial"/>
      <w:vanish/>
      <w:kern w:val="0"/>
      <w:sz w:val="16"/>
      <w:szCs w:val="16"/>
    </w:rPr>
  </w:style>
  <w:style w:type="character" w:customStyle="1" w:styleId="colon">
    <w:name w:val="colon"/>
    <w:basedOn w:val="a0"/>
    <w:rsid w:val="00612E05"/>
  </w:style>
  <w:style w:type="character" w:customStyle="1" w:styleId="floor-num">
    <w:name w:val="floor-num"/>
    <w:basedOn w:val="a0"/>
    <w:rsid w:val="00612E05"/>
  </w:style>
  <w:style w:type="character" w:customStyle="1" w:styleId="new-comment">
    <w:name w:val="new-comment"/>
    <w:basedOn w:val="a0"/>
    <w:rsid w:val="00612E05"/>
  </w:style>
  <w:style w:type="character" w:customStyle="1" w:styleId="date">
    <w:name w:val="date"/>
    <w:basedOn w:val="a0"/>
    <w:rsid w:val="00612E05"/>
  </w:style>
  <w:style w:type="character" w:customStyle="1" w:styleId="new-opt-box">
    <w:name w:val="new-opt-box"/>
    <w:basedOn w:val="a0"/>
    <w:rsid w:val="00612E05"/>
  </w:style>
  <w:style w:type="paragraph" w:customStyle="1" w:styleId="from-where">
    <w:name w:val="from-where"/>
    <w:basedOn w:val="a"/>
    <w:rsid w:val="00612E05"/>
    <w:pPr>
      <w:widowControl/>
      <w:spacing w:before="100" w:beforeAutospacing="1" w:after="100" w:afterAutospacing="1"/>
      <w:jc w:val="left"/>
    </w:pPr>
    <w:rPr>
      <w:rFonts w:ascii="宋体" w:eastAsia="宋体" w:hAnsi="宋体" w:cs="宋体"/>
      <w:kern w:val="0"/>
      <w:sz w:val="24"/>
      <w:szCs w:val="24"/>
    </w:rPr>
  </w:style>
  <w:style w:type="character" w:customStyle="1" w:styleId="blogtitlebox">
    <w:name w:val="blog_title_box"/>
    <w:basedOn w:val="a0"/>
    <w:rsid w:val="00612E05"/>
  </w:style>
  <w:style w:type="character" w:customStyle="1" w:styleId="blogtitle">
    <w:name w:val="blog_title"/>
    <w:basedOn w:val="a0"/>
    <w:rsid w:val="00612E05"/>
  </w:style>
  <w:style w:type="paragraph" w:customStyle="1" w:styleId="date-and-readnum">
    <w:name w:val="date-and-readnum"/>
    <w:basedOn w:val="a"/>
    <w:rsid w:val="00612E05"/>
    <w:pPr>
      <w:widowControl/>
      <w:spacing w:before="100" w:beforeAutospacing="1" w:after="100" w:afterAutospacing="1"/>
      <w:jc w:val="left"/>
    </w:pPr>
    <w:rPr>
      <w:rFonts w:ascii="宋体" w:eastAsia="宋体" w:hAnsi="宋体" w:cs="宋体"/>
      <w:kern w:val="0"/>
      <w:sz w:val="24"/>
      <w:szCs w:val="24"/>
    </w:rPr>
  </w:style>
  <w:style w:type="character" w:customStyle="1" w:styleId="hover-hide">
    <w:name w:val="hover-hide"/>
    <w:basedOn w:val="a0"/>
    <w:rsid w:val="00612E05"/>
  </w:style>
  <w:style w:type="character" w:customStyle="1" w:styleId="show-txt">
    <w:name w:val="show-txt"/>
    <w:basedOn w:val="a0"/>
    <w:rsid w:val="00612E05"/>
  </w:style>
  <w:style w:type="paragraph" w:styleId="aa">
    <w:name w:val="Balloon Text"/>
    <w:basedOn w:val="a"/>
    <w:link w:val="Char1"/>
    <w:uiPriority w:val="99"/>
    <w:semiHidden/>
    <w:unhideWhenUsed/>
    <w:rsid w:val="00612E05"/>
    <w:rPr>
      <w:sz w:val="18"/>
      <w:szCs w:val="18"/>
    </w:rPr>
  </w:style>
  <w:style w:type="character" w:customStyle="1" w:styleId="Char1">
    <w:name w:val="批注框文本 Char"/>
    <w:basedOn w:val="a0"/>
    <w:link w:val="aa"/>
    <w:uiPriority w:val="99"/>
    <w:semiHidden/>
    <w:rsid w:val="00612E05"/>
    <w:rPr>
      <w:sz w:val="18"/>
      <w:szCs w:val="18"/>
    </w:rPr>
  </w:style>
</w:styles>
</file>

<file path=word/webSettings.xml><?xml version="1.0" encoding="utf-8"?>
<w:webSettings xmlns:r="http://schemas.openxmlformats.org/officeDocument/2006/relationships" xmlns:w="http://schemas.openxmlformats.org/wordprocessingml/2006/main">
  <w:divs>
    <w:div w:id="1065488628">
      <w:bodyDiv w:val="1"/>
      <w:marLeft w:val="0"/>
      <w:marRight w:val="0"/>
      <w:marTop w:val="0"/>
      <w:marBottom w:val="0"/>
      <w:divBdr>
        <w:top w:val="none" w:sz="0" w:space="0" w:color="auto"/>
        <w:left w:val="none" w:sz="0" w:space="0" w:color="auto"/>
        <w:bottom w:val="none" w:sz="0" w:space="0" w:color="auto"/>
        <w:right w:val="none" w:sz="0" w:space="0" w:color="auto"/>
      </w:divBdr>
      <w:divsChild>
        <w:div w:id="1160468187">
          <w:marLeft w:val="0"/>
          <w:marRight w:val="0"/>
          <w:marTop w:val="0"/>
          <w:marBottom w:val="0"/>
          <w:divBdr>
            <w:top w:val="none" w:sz="0" w:space="0" w:color="auto"/>
            <w:left w:val="none" w:sz="0" w:space="0" w:color="auto"/>
            <w:bottom w:val="none" w:sz="0" w:space="0" w:color="auto"/>
            <w:right w:val="none" w:sz="0" w:space="0" w:color="auto"/>
          </w:divBdr>
          <w:divsChild>
            <w:div w:id="445656883">
              <w:marLeft w:val="0"/>
              <w:marRight w:val="0"/>
              <w:marTop w:val="0"/>
              <w:marBottom w:val="0"/>
              <w:divBdr>
                <w:top w:val="none" w:sz="0" w:space="0" w:color="auto"/>
                <w:left w:val="none" w:sz="0" w:space="0" w:color="auto"/>
                <w:bottom w:val="none" w:sz="0" w:space="0" w:color="auto"/>
                <w:right w:val="none" w:sz="0" w:space="0" w:color="auto"/>
              </w:divBdr>
            </w:div>
          </w:divsChild>
        </w:div>
        <w:div w:id="1974477488">
          <w:marLeft w:val="0"/>
          <w:marRight w:val="0"/>
          <w:marTop w:val="0"/>
          <w:marBottom w:val="0"/>
          <w:divBdr>
            <w:top w:val="none" w:sz="0" w:space="0" w:color="auto"/>
            <w:left w:val="none" w:sz="0" w:space="0" w:color="auto"/>
            <w:bottom w:val="none" w:sz="0" w:space="0" w:color="auto"/>
            <w:right w:val="none" w:sz="0" w:space="0" w:color="auto"/>
          </w:divBdr>
          <w:divsChild>
            <w:div w:id="1501196462">
              <w:marLeft w:val="75"/>
              <w:marRight w:val="0"/>
              <w:marTop w:val="56"/>
              <w:marBottom w:val="0"/>
              <w:divBdr>
                <w:top w:val="none" w:sz="0" w:space="0" w:color="auto"/>
                <w:left w:val="none" w:sz="0" w:space="0" w:color="auto"/>
                <w:bottom w:val="none" w:sz="0" w:space="0" w:color="auto"/>
                <w:right w:val="none" w:sz="0" w:space="0" w:color="auto"/>
              </w:divBdr>
            </w:div>
            <w:div w:id="1508399523">
              <w:marLeft w:val="0"/>
              <w:marRight w:val="-56"/>
              <w:marTop w:val="0"/>
              <w:marBottom w:val="0"/>
              <w:divBdr>
                <w:top w:val="none" w:sz="0" w:space="0" w:color="auto"/>
                <w:left w:val="none" w:sz="0" w:space="0" w:color="auto"/>
                <w:bottom w:val="none" w:sz="0" w:space="0" w:color="auto"/>
                <w:right w:val="none" w:sz="0" w:space="0" w:color="auto"/>
              </w:divBdr>
            </w:div>
          </w:divsChild>
        </w:div>
        <w:div w:id="1263412701">
          <w:marLeft w:val="0"/>
          <w:marRight w:val="0"/>
          <w:marTop w:val="0"/>
          <w:marBottom w:val="0"/>
          <w:divBdr>
            <w:top w:val="none" w:sz="0" w:space="0" w:color="auto"/>
            <w:left w:val="none" w:sz="0" w:space="0" w:color="auto"/>
            <w:bottom w:val="none" w:sz="0" w:space="0" w:color="auto"/>
            <w:right w:val="none" w:sz="0" w:space="0" w:color="auto"/>
          </w:divBdr>
          <w:divsChild>
            <w:div w:id="827785925">
              <w:marLeft w:val="75"/>
              <w:marRight w:val="0"/>
              <w:marTop w:val="0"/>
              <w:marBottom w:val="0"/>
              <w:divBdr>
                <w:top w:val="none" w:sz="0" w:space="0" w:color="auto"/>
                <w:left w:val="none" w:sz="0" w:space="0" w:color="auto"/>
                <w:bottom w:val="none" w:sz="0" w:space="0" w:color="auto"/>
                <w:right w:val="none" w:sz="0" w:space="0" w:color="auto"/>
              </w:divBdr>
              <w:divsChild>
                <w:div w:id="933365103">
                  <w:marLeft w:val="0"/>
                  <w:marRight w:val="0"/>
                  <w:marTop w:val="0"/>
                  <w:marBottom w:val="75"/>
                  <w:divBdr>
                    <w:top w:val="none" w:sz="0" w:space="0" w:color="auto"/>
                    <w:left w:val="none" w:sz="0" w:space="0" w:color="auto"/>
                    <w:bottom w:val="none" w:sz="0" w:space="0" w:color="auto"/>
                    <w:right w:val="none" w:sz="0" w:space="0" w:color="auto"/>
                  </w:divBdr>
                  <w:divsChild>
                    <w:div w:id="573004761">
                      <w:marLeft w:val="0"/>
                      <w:marRight w:val="0"/>
                      <w:marTop w:val="0"/>
                      <w:marBottom w:val="0"/>
                      <w:divBdr>
                        <w:top w:val="none" w:sz="0" w:space="0" w:color="auto"/>
                        <w:left w:val="none" w:sz="0" w:space="0" w:color="auto"/>
                        <w:bottom w:val="none" w:sz="0" w:space="0" w:color="auto"/>
                        <w:right w:val="none" w:sz="0" w:space="0" w:color="auto"/>
                      </w:divBdr>
                      <w:divsChild>
                        <w:div w:id="990865889">
                          <w:marLeft w:val="0"/>
                          <w:marRight w:val="0"/>
                          <w:marTop w:val="0"/>
                          <w:marBottom w:val="0"/>
                          <w:divBdr>
                            <w:top w:val="none" w:sz="0" w:space="0" w:color="auto"/>
                            <w:left w:val="none" w:sz="0" w:space="0" w:color="auto"/>
                            <w:bottom w:val="none" w:sz="0" w:space="0" w:color="auto"/>
                            <w:right w:val="none" w:sz="0" w:space="0" w:color="auto"/>
                          </w:divBdr>
                        </w:div>
                        <w:div w:id="682392499">
                          <w:marLeft w:val="75"/>
                          <w:marRight w:val="0"/>
                          <w:marTop w:val="0"/>
                          <w:marBottom w:val="0"/>
                          <w:divBdr>
                            <w:top w:val="none" w:sz="0" w:space="0" w:color="auto"/>
                            <w:left w:val="none" w:sz="0" w:space="0" w:color="auto"/>
                            <w:bottom w:val="none" w:sz="0" w:space="0" w:color="auto"/>
                            <w:right w:val="none" w:sz="0" w:space="0" w:color="auto"/>
                          </w:divBdr>
                          <w:divsChild>
                            <w:div w:id="63652144">
                              <w:marLeft w:val="0"/>
                              <w:marRight w:val="0"/>
                              <w:marTop w:val="0"/>
                              <w:marBottom w:val="0"/>
                              <w:divBdr>
                                <w:top w:val="none" w:sz="0" w:space="0" w:color="auto"/>
                                <w:left w:val="none" w:sz="0" w:space="0" w:color="auto"/>
                                <w:bottom w:val="none" w:sz="0" w:space="0" w:color="auto"/>
                                <w:right w:val="none" w:sz="0" w:space="0" w:color="auto"/>
                              </w:divBdr>
                            </w:div>
                            <w:div w:id="16327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87677">
                      <w:marLeft w:val="0"/>
                      <w:marRight w:val="0"/>
                      <w:marTop w:val="0"/>
                      <w:marBottom w:val="0"/>
                      <w:divBdr>
                        <w:top w:val="none" w:sz="0" w:space="0" w:color="auto"/>
                        <w:left w:val="none" w:sz="0" w:space="0" w:color="auto"/>
                        <w:bottom w:val="none" w:sz="0" w:space="0" w:color="auto"/>
                        <w:right w:val="none" w:sz="0" w:space="0" w:color="auto"/>
                      </w:divBdr>
                    </w:div>
                    <w:div w:id="1674599483">
                      <w:marLeft w:val="0"/>
                      <w:marRight w:val="0"/>
                      <w:marTop w:val="0"/>
                      <w:marBottom w:val="0"/>
                      <w:divBdr>
                        <w:top w:val="none" w:sz="0" w:space="0" w:color="auto"/>
                        <w:left w:val="none" w:sz="0" w:space="0" w:color="auto"/>
                        <w:bottom w:val="none" w:sz="0" w:space="0" w:color="auto"/>
                        <w:right w:val="none" w:sz="0" w:space="0" w:color="auto"/>
                      </w:divBdr>
                    </w:div>
                    <w:div w:id="1867982213">
                      <w:marLeft w:val="0"/>
                      <w:marRight w:val="0"/>
                      <w:marTop w:val="0"/>
                      <w:marBottom w:val="0"/>
                      <w:divBdr>
                        <w:top w:val="none" w:sz="0" w:space="0" w:color="auto"/>
                        <w:left w:val="none" w:sz="0" w:space="0" w:color="auto"/>
                        <w:bottom w:val="none" w:sz="0" w:space="0" w:color="auto"/>
                        <w:right w:val="none" w:sz="0" w:space="0" w:color="auto"/>
                      </w:divBdr>
                      <w:divsChild>
                        <w:div w:id="483013071">
                          <w:marLeft w:val="0"/>
                          <w:marRight w:val="0"/>
                          <w:marTop w:val="0"/>
                          <w:marBottom w:val="0"/>
                          <w:divBdr>
                            <w:top w:val="none" w:sz="0" w:space="0" w:color="auto"/>
                            <w:left w:val="none" w:sz="0" w:space="0" w:color="auto"/>
                            <w:bottom w:val="none" w:sz="0" w:space="0" w:color="auto"/>
                            <w:right w:val="none" w:sz="0" w:space="0" w:color="auto"/>
                          </w:divBdr>
                          <w:divsChild>
                            <w:div w:id="1329944816">
                              <w:marLeft w:val="0"/>
                              <w:marRight w:val="0"/>
                              <w:marTop w:val="0"/>
                              <w:marBottom w:val="0"/>
                              <w:divBdr>
                                <w:top w:val="none" w:sz="0" w:space="0" w:color="auto"/>
                                <w:left w:val="none" w:sz="0" w:space="0" w:color="auto"/>
                                <w:bottom w:val="none" w:sz="0" w:space="0" w:color="auto"/>
                                <w:right w:val="none" w:sz="0" w:space="0" w:color="auto"/>
                              </w:divBdr>
                              <w:divsChild>
                                <w:div w:id="2013292715">
                                  <w:marLeft w:val="0"/>
                                  <w:marRight w:val="19"/>
                                  <w:marTop w:val="0"/>
                                  <w:marBottom w:val="0"/>
                                  <w:divBdr>
                                    <w:top w:val="none" w:sz="0" w:space="0" w:color="auto"/>
                                    <w:left w:val="none" w:sz="0" w:space="0" w:color="auto"/>
                                    <w:bottom w:val="none" w:sz="0" w:space="0" w:color="auto"/>
                                    <w:right w:val="none" w:sz="0" w:space="0" w:color="auto"/>
                                  </w:divBdr>
                                  <w:divsChild>
                                    <w:div w:id="2016372870">
                                      <w:marLeft w:val="0"/>
                                      <w:marRight w:val="0"/>
                                      <w:marTop w:val="0"/>
                                      <w:marBottom w:val="0"/>
                                      <w:divBdr>
                                        <w:top w:val="none" w:sz="0" w:space="0" w:color="auto"/>
                                        <w:left w:val="none" w:sz="0" w:space="0" w:color="auto"/>
                                        <w:bottom w:val="none" w:sz="0" w:space="0" w:color="auto"/>
                                        <w:right w:val="none" w:sz="0" w:space="0" w:color="auto"/>
                                      </w:divBdr>
                                    </w:div>
                                  </w:divsChild>
                                </w:div>
                                <w:div w:id="196894185">
                                  <w:marLeft w:val="0"/>
                                  <w:marRight w:val="19"/>
                                  <w:marTop w:val="0"/>
                                  <w:marBottom w:val="0"/>
                                  <w:divBdr>
                                    <w:top w:val="none" w:sz="0" w:space="0" w:color="auto"/>
                                    <w:left w:val="none" w:sz="0" w:space="0" w:color="auto"/>
                                    <w:bottom w:val="none" w:sz="0" w:space="0" w:color="auto"/>
                                    <w:right w:val="none" w:sz="0" w:space="0" w:color="auto"/>
                                  </w:divBdr>
                                  <w:divsChild>
                                    <w:div w:id="282854394">
                                      <w:marLeft w:val="0"/>
                                      <w:marRight w:val="0"/>
                                      <w:marTop w:val="0"/>
                                      <w:marBottom w:val="0"/>
                                      <w:divBdr>
                                        <w:top w:val="none" w:sz="0" w:space="0" w:color="auto"/>
                                        <w:left w:val="none" w:sz="0" w:space="0" w:color="auto"/>
                                        <w:bottom w:val="none" w:sz="0" w:space="0" w:color="auto"/>
                                        <w:right w:val="none" w:sz="0" w:space="0" w:color="auto"/>
                                      </w:divBdr>
                                    </w:div>
                                  </w:divsChild>
                                </w:div>
                                <w:div w:id="1617520087">
                                  <w:marLeft w:val="0"/>
                                  <w:marRight w:val="19"/>
                                  <w:marTop w:val="0"/>
                                  <w:marBottom w:val="0"/>
                                  <w:divBdr>
                                    <w:top w:val="none" w:sz="0" w:space="0" w:color="auto"/>
                                    <w:left w:val="none" w:sz="0" w:space="0" w:color="auto"/>
                                    <w:bottom w:val="none" w:sz="0" w:space="0" w:color="auto"/>
                                    <w:right w:val="none" w:sz="0" w:space="0" w:color="auto"/>
                                  </w:divBdr>
                                  <w:divsChild>
                                    <w:div w:id="1643190483">
                                      <w:marLeft w:val="0"/>
                                      <w:marRight w:val="0"/>
                                      <w:marTop w:val="0"/>
                                      <w:marBottom w:val="0"/>
                                      <w:divBdr>
                                        <w:top w:val="none" w:sz="0" w:space="0" w:color="auto"/>
                                        <w:left w:val="none" w:sz="0" w:space="0" w:color="auto"/>
                                        <w:bottom w:val="none" w:sz="0" w:space="0" w:color="auto"/>
                                        <w:right w:val="none" w:sz="0" w:space="0" w:color="auto"/>
                                      </w:divBdr>
                                    </w:div>
                                  </w:divsChild>
                                </w:div>
                                <w:div w:id="1098403515">
                                  <w:marLeft w:val="0"/>
                                  <w:marRight w:val="19"/>
                                  <w:marTop w:val="0"/>
                                  <w:marBottom w:val="0"/>
                                  <w:divBdr>
                                    <w:top w:val="none" w:sz="0" w:space="0" w:color="auto"/>
                                    <w:left w:val="none" w:sz="0" w:space="0" w:color="auto"/>
                                    <w:bottom w:val="none" w:sz="0" w:space="0" w:color="auto"/>
                                    <w:right w:val="none" w:sz="0" w:space="0" w:color="auto"/>
                                  </w:divBdr>
                                  <w:divsChild>
                                    <w:div w:id="549464746">
                                      <w:marLeft w:val="0"/>
                                      <w:marRight w:val="0"/>
                                      <w:marTop w:val="0"/>
                                      <w:marBottom w:val="0"/>
                                      <w:divBdr>
                                        <w:top w:val="none" w:sz="0" w:space="0" w:color="auto"/>
                                        <w:left w:val="none" w:sz="0" w:space="0" w:color="auto"/>
                                        <w:bottom w:val="none" w:sz="0" w:space="0" w:color="auto"/>
                                        <w:right w:val="none" w:sz="0" w:space="0" w:color="auto"/>
                                      </w:divBdr>
                                    </w:div>
                                  </w:divsChild>
                                </w:div>
                                <w:div w:id="842400430">
                                  <w:marLeft w:val="0"/>
                                  <w:marRight w:val="19"/>
                                  <w:marTop w:val="0"/>
                                  <w:marBottom w:val="0"/>
                                  <w:divBdr>
                                    <w:top w:val="none" w:sz="0" w:space="0" w:color="auto"/>
                                    <w:left w:val="none" w:sz="0" w:space="0" w:color="auto"/>
                                    <w:bottom w:val="none" w:sz="0" w:space="0" w:color="auto"/>
                                    <w:right w:val="none" w:sz="0" w:space="0" w:color="auto"/>
                                  </w:divBdr>
                                  <w:divsChild>
                                    <w:div w:id="13923070">
                                      <w:marLeft w:val="0"/>
                                      <w:marRight w:val="0"/>
                                      <w:marTop w:val="0"/>
                                      <w:marBottom w:val="0"/>
                                      <w:divBdr>
                                        <w:top w:val="none" w:sz="0" w:space="0" w:color="auto"/>
                                        <w:left w:val="none" w:sz="0" w:space="0" w:color="auto"/>
                                        <w:bottom w:val="none" w:sz="0" w:space="0" w:color="auto"/>
                                        <w:right w:val="none" w:sz="0" w:space="0" w:color="auto"/>
                                      </w:divBdr>
                                    </w:div>
                                  </w:divsChild>
                                </w:div>
                                <w:div w:id="282734808">
                                  <w:marLeft w:val="0"/>
                                  <w:marRight w:val="19"/>
                                  <w:marTop w:val="0"/>
                                  <w:marBottom w:val="0"/>
                                  <w:divBdr>
                                    <w:top w:val="none" w:sz="0" w:space="0" w:color="auto"/>
                                    <w:left w:val="none" w:sz="0" w:space="0" w:color="auto"/>
                                    <w:bottom w:val="none" w:sz="0" w:space="0" w:color="auto"/>
                                    <w:right w:val="none" w:sz="0" w:space="0" w:color="auto"/>
                                  </w:divBdr>
                                  <w:divsChild>
                                    <w:div w:id="1403410248">
                                      <w:marLeft w:val="0"/>
                                      <w:marRight w:val="0"/>
                                      <w:marTop w:val="0"/>
                                      <w:marBottom w:val="0"/>
                                      <w:divBdr>
                                        <w:top w:val="none" w:sz="0" w:space="0" w:color="auto"/>
                                        <w:left w:val="none" w:sz="0" w:space="0" w:color="auto"/>
                                        <w:bottom w:val="none" w:sz="0" w:space="0" w:color="auto"/>
                                        <w:right w:val="none" w:sz="0" w:space="0" w:color="auto"/>
                                      </w:divBdr>
                                    </w:div>
                                  </w:divsChild>
                                </w:div>
                                <w:div w:id="1500081181">
                                  <w:marLeft w:val="0"/>
                                  <w:marRight w:val="19"/>
                                  <w:marTop w:val="0"/>
                                  <w:marBottom w:val="0"/>
                                  <w:divBdr>
                                    <w:top w:val="none" w:sz="0" w:space="0" w:color="auto"/>
                                    <w:left w:val="none" w:sz="0" w:space="0" w:color="auto"/>
                                    <w:bottom w:val="none" w:sz="0" w:space="0" w:color="auto"/>
                                    <w:right w:val="none" w:sz="0" w:space="0" w:color="auto"/>
                                  </w:divBdr>
                                  <w:divsChild>
                                    <w:div w:id="141644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911084">
                      <w:marLeft w:val="0"/>
                      <w:marRight w:val="0"/>
                      <w:marTop w:val="0"/>
                      <w:marBottom w:val="0"/>
                      <w:divBdr>
                        <w:top w:val="none" w:sz="0" w:space="0" w:color="auto"/>
                        <w:left w:val="none" w:sz="0" w:space="0" w:color="auto"/>
                        <w:bottom w:val="none" w:sz="0" w:space="0" w:color="auto"/>
                        <w:right w:val="none" w:sz="0" w:space="0" w:color="auto"/>
                      </w:divBdr>
                    </w:div>
                  </w:divsChild>
                </w:div>
                <w:div w:id="1442604721">
                  <w:marLeft w:val="0"/>
                  <w:marRight w:val="0"/>
                  <w:marTop w:val="0"/>
                  <w:marBottom w:val="75"/>
                  <w:divBdr>
                    <w:top w:val="none" w:sz="0" w:space="0" w:color="auto"/>
                    <w:left w:val="none" w:sz="0" w:space="0" w:color="auto"/>
                    <w:bottom w:val="none" w:sz="0" w:space="0" w:color="auto"/>
                    <w:right w:val="none" w:sz="0" w:space="0" w:color="auto"/>
                  </w:divBdr>
                  <w:divsChild>
                    <w:div w:id="1868717835">
                      <w:marLeft w:val="0"/>
                      <w:marRight w:val="0"/>
                      <w:marTop w:val="0"/>
                      <w:marBottom w:val="0"/>
                      <w:divBdr>
                        <w:top w:val="none" w:sz="0" w:space="0" w:color="auto"/>
                        <w:left w:val="none" w:sz="0" w:space="0" w:color="auto"/>
                        <w:bottom w:val="none" w:sz="0" w:space="0" w:color="auto"/>
                        <w:right w:val="none" w:sz="0" w:space="0" w:color="auto"/>
                      </w:divBdr>
                    </w:div>
                  </w:divsChild>
                </w:div>
                <w:div w:id="263150823">
                  <w:marLeft w:val="0"/>
                  <w:marRight w:val="0"/>
                  <w:marTop w:val="0"/>
                  <w:marBottom w:val="75"/>
                  <w:divBdr>
                    <w:top w:val="none" w:sz="0" w:space="0" w:color="auto"/>
                    <w:left w:val="none" w:sz="0" w:space="0" w:color="auto"/>
                    <w:bottom w:val="none" w:sz="0" w:space="0" w:color="auto"/>
                    <w:right w:val="none" w:sz="0" w:space="0" w:color="auto"/>
                  </w:divBdr>
                  <w:divsChild>
                    <w:div w:id="75398677">
                      <w:marLeft w:val="0"/>
                      <w:marRight w:val="0"/>
                      <w:marTop w:val="0"/>
                      <w:marBottom w:val="0"/>
                      <w:divBdr>
                        <w:top w:val="none" w:sz="0" w:space="0" w:color="auto"/>
                        <w:left w:val="none" w:sz="0" w:space="0" w:color="auto"/>
                        <w:bottom w:val="none" w:sz="0" w:space="0" w:color="auto"/>
                        <w:right w:val="none" w:sz="0" w:space="0" w:color="auto"/>
                      </w:divBdr>
                    </w:div>
                  </w:divsChild>
                </w:div>
                <w:div w:id="1685547188">
                  <w:marLeft w:val="0"/>
                  <w:marRight w:val="0"/>
                  <w:marTop w:val="0"/>
                  <w:marBottom w:val="75"/>
                  <w:divBdr>
                    <w:top w:val="none" w:sz="0" w:space="0" w:color="auto"/>
                    <w:left w:val="none" w:sz="0" w:space="0" w:color="auto"/>
                    <w:bottom w:val="none" w:sz="0" w:space="0" w:color="auto"/>
                    <w:right w:val="none" w:sz="0" w:space="0" w:color="auto"/>
                  </w:divBdr>
                  <w:divsChild>
                    <w:div w:id="1969237531">
                      <w:marLeft w:val="0"/>
                      <w:marRight w:val="0"/>
                      <w:marTop w:val="0"/>
                      <w:marBottom w:val="0"/>
                      <w:divBdr>
                        <w:top w:val="none" w:sz="0" w:space="0" w:color="auto"/>
                        <w:left w:val="none" w:sz="0" w:space="0" w:color="auto"/>
                        <w:bottom w:val="none" w:sz="0" w:space="0" w:color="auto"/>
                        <w:right w:val="none" w:sz="0" w:space="0" w:color="auto"/>
                      </w:divBdr>
                    </w:div>
                  </w:divsChild>
                </w:div>
                <w:div w:id="155540167">
                  <w:marLeft w:val="0"/>
                  <w:marRight w:val="0"/>
                  <w:marTop w:val="0"/>
                  <w:marBottom w:val="75"/>
                  <w:divBdr>
                    <w:top w:val="none" w:sz="0" w:space="0" w:color="auto"/>
                    <w:left w:val="none" w:sz="0" w:space="0" w:color="auto"/>
                    <w:bottom w:val="none" w:sz="0" w:space="0" w:color="auto"/>
                    <w:right w:val="none" w:sz="0" w:space="0" w:color="auto"/>
                  </w:divBdr>
                  <w:divsChild>
                    <w:div w:id="1182282178">
                      <w:marLeft w:val="0"/>
                      <w:marRight w:val="0"/>
                      <w:marTop w:val="0"/>
                      <w:marBottom w:val="0"/>
                      <w:divBdr>
                        <w:top w:val="none" w:sz="0" w:space="0" w:color="auto"/>
                        <w:left w:val="none" w:sz="0" w:space="0" w:color="auto"/>
                        <w:bottom w:val="none" w:sz="0" w:space="0" w:color="auto"/>
                        <w:right w:val="none" w:sz="0" w:space="0" w:color="auto"/>
                      </w:divBdr>
                    </w:div>
                  </w:divsChild>
                </w:div>
                <w:div w:id="1452548939">
                  <w:marLeft w:val="0"/>
                  <w:marRight w:val="0"/>
                  <w:marTop w:val="0"/>
                  <w:marBottom w:val="75"/>
                  <w:divBdr>
                    <w:top w:val="none" w:sz="0" w:space="0" w:color="auto"/>
                    <w:left w:val="none" w:sz="0" w:space="0" w:color="auto"/>
                    <w:bottom w:val="none" w:sz="0" w:space="0" w:color="auto"/>
                    <w:right w:val="none" w:sz="0" w:space="0" w:color="auto"/>
                  </w:divBdr>
                  <w:divsChild>
                    <w:div w:id="1177308815">
                      <w:marLeft w:val="0"/>
                      <w:marRight w:val="0"/>
                      <w:marTop w:val="0"/>
                      <w:marBottom w:val="0"/>
                      <w:divBdr>
                        <w:top w:val="none" w:sz="0" w:space="0" w:color="auto"/>
                        <w:left w:val="none" w:sz="0" w:space="0" w:color="auto"/>
                        <w:bottom w:val="none" w:sz="0" w:space="0" w:color="auto"/>
                        <w:right w:val="none" w:sz="0" w:space="0" w:color="auto"/>
                      </w:divBdr>
                    </w:div>
                  </w:divsChild>
                </w:div>
                <w:div w:id="1589273088">
                  <w:marLeft w:val="0"/>
                  <w:marRight w:val="0"/>
                  <w:marTop w:val="0"/>
                  <w:marBottom w:val="0"/>
                  <w:divBdr>
                    <w:top w:val="none" w:sz="0" w:space="0" w:color="auto"/>
                    <w:left w:val="none" w:sz="0" w:space="0" w:color="auto"/>
                    <w:bottom w:val="none" w:sz="0" w:space="0" w:color="auto"/>
                    <w:right w:val="none" w:sz="0" w:space="0" w:color="auto"/>
                  </w:divBdr>
                  <w:divsChild>
                    <w:div w:id="1162968352">
                      <w:marLeft w:val="0"/>
                      <w:marRight w:val="0"/>
                      <w:marTop w:val="0"/>
                      <w:marBottom w:val="75"/>
                      <w:divBdr>
                        <w:top w:val="none" w:sz="0" w:space="0" w:color="auto"/>
                        <w:left w:val="none" w:sz="0" w:space="0" w:color="auto"/>
                        <w:bottom w:val="none" w:sz="0" w:space="0" w:color="auto"/>
                        <w:right w:val="none" w:sz="0" w:space="0" w:color="auto"/>
                      </w:divBdr>
                      <w:divsChild>
                        <w:div w:id="6523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1762">
                  <w:marLeft w:val="0"/>
                  <w:marRight w:val="0"/>
                  <w:marTop w:val="0"/>
                  <w:marBottom w:val="75"/>
                  <w:divBdr>
                    <w:top w:val="none" w:sz="0" w:space="0" w:color="auto"/>
                    <w:left w:val="none" w:sz="0" w:space="0" w:color="auto"/>
                    <w:bottom w:val="none" w:sz="0" w:space="0" w:color="auto"/>
                    <w:right w:val="none" w:sz="0" w:space="0" w:color="auto"/>
                  </w:divBdr>
                  <w:divsChild>
                    <w:div w:id="504635948">
                      <w:marLeft w:val="0"/>
                      <w:marRight w:val="0"/>
                      <w:marTop w:val="0"/>
                      <w:marBottom w:val="0"/>
                      <w:divBdr>
                        <w:top w:val="none" w:sz="0" w:space="0" w:color="auto"/>
                        <w:left w:val="none" w:sz="0" w:space="0" w:color="auto"/>
                        <w:bottom w:val="none" w:sz="0" w:space="0" w:color="auto"/>
                        <w:right w:val="none" w:sz="0" w:space="0" w:color="auto"/>
                      </w:divBdr>
                      <w:divsChild>
                        <w:div w:id="257101372">
                          <w:marLeft w:val="0"/>
                          <w:marRight w:val="19"/>
                          <w:marTop w:val="0"/>
                          <w:marBottom w:val="150"/>
                          <w:divBdr>
                            <w:top w:val="none" w:sz="0" w:space="0" w:color="auto"/>
                            <w:left w:val="none" w:sz="0" w:space="0" w:color="auto"/>
                            <w:bottom w:val="none" w:sz="0" w:space="0" w:color="auto"/>
                            <w:right w:val="none" w:sz="0" w:space="0" w:color="auto"/>
                          </w:divBdr>
                          <w:divsChild>
                            <w:div w:id="290331383">
                              <w:marLeft w:val="0"/>
                              <w:marRight w:val="0"/>
                              <w:marTop w:val="0"/>
                              <w:marBottom w:val="0"/>
                              <w:divBdr>
                                <w:top w:val="none" w:sz="0" w:space="0" w:color="auto"/>
                                <w:left w:val="none" w:sz="0" w:space="0" w:color="auto"/>
                                <w:bottom w:val="none" w:sz="0" w:space="0" w:color="auto"/>
                                <w:right w:val="none" w:sz="0" w:space="0" w:color="auto"/>
                              </w:divBdr>
                              <w:divsChild>
                                <w:div w:id="498544664">
                                  <w:marLeft w:val="0"/>
                                  <w:marRight w:val="0"/>
                                  <w:marTop w:val="0"/>
                                  <w:marBottom w:val="0"/>
                                  <w:divBdr>
                                    <w:top w:val="none" w:sz="0" w:space="0" w:color="auto"/>
                                    <w:left w:val="none" w:sz="0" w:space="0" w:color="auto"/>
                                    <w:bottom w:val="none" w:sz="0" w:space="0" w:color="auto"/>
                                    <w:right w:val="none" w:sz="0" w:space="0" w:color="auto"/>
                                  </w:divBdr>
                                  <w:divsChild>
                                    <w:div w:id="157084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173381">
                  <w:marLeft w:val="0"/>
                  <w:marRight w:val="0"/>
                  <w:marTop w:val="0"/>
                  <w:marBottom w:val="0"/>
                  <w:divBdr>
                    <w:top w:val="none" w:sz="0" w:space="0" w:color="auto"/>
                    <w:left w:val="none" w:sz="0" w:space="0" w:color="auto"/>
                    <w:bottom w:val="none" w:sz="0" w:space="0" w:color="auto"/>
                    <w:right w:val="none" w:sz="0" w:space="0" w:color="auto"/>
                  </w:divBdr>
                  <w:divsChild>
                    <w:div w:id="198705278">
                      <w:marLeft w:val="0"/>
                      <w:marRight w:val="0"/>
                      <w:marTop w:val="0"/>
                      <w:marBottom w:val="75"/>
                      <w:divBdr>
                        <w:top w:val="none" w:sz="0" w:space="0" w:color="auto"/>
                        <w:left w:val="none" w:sz="0" w:space="0" w:color="auto"/>
                        <w:bottom w:val="none" w:sz="0" w:space="0" w:color="auto"/>
                        <w:right w:val="none" w:sz="0" w:space="0" w:color="auto"/>
                      </w:divBdr>
                      <w:divsChild>
                        <w:div w:id="1515457957">
                          <w:marLeft w:val="0"/>
                          <w:marRight w:val="0"/>
                          <w:marTop w:val="0"/>
                          <w:marBottom w:val="0"/>
                          <w:divBdr>
                            <w:top w:val="none" w:sz="0" w:space="0" w:color="auto"/>
                            <w:left w:val="none" w:sz="0" w:space="0" w:color="auto"/>
                            <w:bottom w:val="none" w:sz="0" w:space="0" w:color="auto"/>
                            <w:right w:val="none" w:sz="0" w:space="0" w:color="auto"/>
                          </w:divBdr>
                          <w:divsChild>
                            <w:div w:id="588120256">
                              <w:marLeft w:val="0"/>
                              <w:marRight w:val="0"/>
                              <w:marTop w:val="47"/>
                              <w:marBottom w:val="0"/>
                              <w:divBdr>
                                <w:top w:val="none" w:sz="0" w:space="0" w:color="auto"/>
                                <w:left w:val="none" w:sz="0" w:space="0" w:color="auto"/>
                                <w:bottom w:val="none" w:sz="0" w:space="0" w:color="auto"/>
                                <w:right w:val="none" w:sz="0" w:space="0" w:color="auto"/>
                              </w:divBdr>
                              <w:divsChild>
                                <w:div w:id="1855412393">
                                  <w:marLeft w:val="0"/>
                                  <w:marRight w:val="0"/>
                                  <w:marTop w:val="0"/>
                                  <w:marBottom w:val="0"/>
                                  <w:divBdr>
                                    <w:top w:val="none" w:sz="0" w:space="0" w:color="auto"/>
                                    <w:left w:val="none" w:sz="0" w:space="0" w:color="auto"/>
                                    <w:bottom w:val="none" w:sz="0" w:space="0" w:color="auto"/>
                                    <w:right w:val="none" w:sz="0" w:space="0" w:color="auto"/>
                                  </w:divBdr>
                                </w:div>
                                <w:div w:id="1412117603">
                                  <w:marLeft w:val="0"/>
                                  <w:marRight w:val="0"/>
                                  <w:marTop w:val="0"/>
                                  <w:marBottom w:val="0"/>
                                  <w:divBdr>
                                    <w:top w:val="none" w:sz="0" w:space="0" w:color="auto"/>
                                    <w:left w:val="none" w:sz="0" w:space="0" w:color="auto"/>
                                    <w:bottom w:val="none" w:sz="0" w:space="0" w:color="auto"/>
                                    <w:right w:val="none" w:sz="0" w:space="0" w:color="auto"/>
                                  </w:divBdr>
                                  <w:divsChild>
                                    <w:div w:id="1883246655">
                                      <w:marLeft w:val="0"/>
                                      <w:marRight w:val="0"/>
                                      <w:marTop w:val="0"/>
                                      <w:marBottom w:val="19"/>
                                      <w:divBdr>
                                        <w:top w:val="single" w:sz="4" w:space="2" w:color="F3F3F3"/>
                                        <w:left w:val="none" w:sz="0" w:space="0" w:color="auto"/>
                                        <w:bottom w:val="single" w:sz="4" w:space="3" w:color="F3F3F3"/>
                                        <w:right w:val="none" w:sz="0" w:space="0" w:color="auto"/>
                                      </w:divBdr>
                                    </w:div>
                                  </w:divsChild>
                                </w:div>
                                <w:div w:id="143316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80233">
                  <w:marLeft w:val="0"/>
                  <w:marRight w:val="0"/>
                  <w:marTop w:val="0"/>
                  <w:marBottom w:val="0"/>
                  <w:divBdr>
                    <w:top w:val="none" w:sz="0" w:space="0" w:color="auto"/>
                    <w:left w:val="none" w:sz="0" w:space="0" w:color="auto"/>
                    <w:bottom w:val="none" w:sz="0" w:space="0" w:color="auto"/>
                    <w:right w:val="none" w:sz="0" w:space="0" w:color="auto"/>
                  </w:divBdr>
                  <w:divsChild>
                    <w:div w:id="756251929">
                      <w:marLeft w:val="0"/>
                      <w:marRight w:val="0"/>
                      <w:marTop w:val="0"/>
                      <w:marBottom w:val="0"/>
                      <w:divBdr>
                        <w:top w:val="none" w:sz="0" w:space="0" w:color="auto"/>
                        <w:left w:val="none" w:sz="0" w:space="0" w:color="auto"/>
                        <w:bottom w:val="single" w:sz="4" w:space="0" w:color="F5F6F7"/>
                        <w:right w:val="none" w:sz="0" w:space="0" w:color="auto"/>
                      </w:divBdr>
                      <w:divsChild>
                        <w:div w:id="592014888">
                          <w:marLeft w:val="0"/>
                          <w:marRight w:val="0"/>
                          <w:marTop w:val="0"/>
                          <w:marBottom w:val="0"/>
                          <w:divBdr>
                            <w:top w:val="none" w:sz="0" w:space="0" w:color="auto"/>
                            <w:left w:val="none" w:sz="0" w:space="0" w:color="auto"/>
                            <w:bottom w:val="none" w:sz="0" w:space="0" w:color="auto"/>
                            <w:right w:val="none" w:sz="0" w:space="0" w:color="auto"/>
                          </w:divBdr>
                          <w:divsChild>
                            <w:div w:id="434449114">
                              <w:marLeft w:val="0"/>
                              <w:marRight w:val="0"/>
                              <w:marTop w:val="0"/>
                              <w:marBottom w:val="75"/>
                              <w:divBdr>
                                <w:top w:val="none" w:sz="0" w:space="0" w:color="auto"/>
                                <w:left w:val="none" w:sz="0" w:space="0" w:color="auto"/>
                                <w:bottom w:val="none" w:sz="0" w:space="0" w:color="auto"/>
                                <w:right w:val="none" w:sz="0" w:space="0" w:color="auto"/>
                              </w:divBdr>
                            </w:div>
                            <w:div w:id="154152871">
                              <w:marLeft w:val="0"/>
                              <w:marRight w:val="0"/>
                              <w:marTop w:val="0"/>
                              <w:marBottom w:val="0"/>
                              <w:divBdr>
                                <w:top w:val="none" w:sz="0" w:space="0" w:color="auto"/>
                                <w:left w:val="none" w:sz="0" w:space="0" w:color="auto"/>
                                <w:bottom w:val="none" w:sz="0" w:space="0" w:color="auto"/>
                                <w:right w:val="none" w:sz="0" w:space="0" w:color="auto"/>
                              </w:divBdr>
                              <w:divsChild>
                                <w:div w:id="173225900">
                                  <w:marLeft w:val="0"/>
                                  <w:marRight w:val="0"/>
                                  <w:marTop w:val="0"/>
                                  <w:marBottom w:val="0"/>
                                  <w:divBdr>
                                    <w:top w:val="none" w:sz="0" w:space="0" w:color="auto"/>
                                    <w:left w:val="none" w:sz="0" w:space="0" w:color="auto"/>
                                    <w:bottom w:val="none" w:sz="0" w:space="0" w:color="auto"/>
                                    <w:right w:val="none" w:sz="0" w:space="0" w:color="auto"/>
                                  </w:divBdr>
                                  <w:divsChild>
                                    <w:div w:id="209272626">
                                      <w:marLeft w:val="0"/>
                                      <w:marRight w:val="0"/>
                                      <w:marTop w:val="0"/>
                                      <w:marBottom w:val="0"/>
                                      <w:divBdr>
                                        <w:top w:val="none" w:sz="0" w:space="0" w:color="auto"/>
                                        <w:left w:val="none" w:sz="0" w:space="0" w:color="auto"/>
                                        <w:bottom w:val="none" w:sz="0" w:space="0" w:color="auto"/>
                                        <w:right w:val="none" w:sz="0" w:space="0" w:color="auto"/>
                                      </w:divBdr>
                                    </w:div>
                                  </w:divsChild>
                                </w:div>
                                <w:div w:id="129297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328663">
                      <w:marLeft w:val="0"/>
                      <w:marRight w:val="0"/>
                      <w:marTop w:val="0"/>
                      <w:marBottom w:val="0"/>
                      <w:divBdr>
                        <w:top w:val="none" w:sz="0" w:space="0" w:color="auto"/>
                        <w:left w:val="none" w:sz="0" w:space="0" w:color="auto"/>
                        <w:bottom w:val="none" w:sz="0" w:space="0" w:color="auto"/>
                        <w:right w:val="none" w:sz="0" w:space="0" w:color="auto"/>
                      </w:divBdr>
                      <w:divsChild>
                        <w:div w:id="737900331">
                          <w:marLeft w:val="0"/>
                          <w:marRight w:val="0"/>
                          <w:marTop w:val="0"/>
                          <w:marBottom w:val="0"/>
                          <w:divBdr>
                            <w:top w:val="none" w:sz="0" w:space="0" w:color="auto"/>
                            <w:left w:val="none" w:sz="0" w:space="0" w:color="auto"/>
                            <w:bottom w:val="none" w:sz="0" w:space="0" w:color="auto"/>
                            <w:right w:val="none" w:sz="0" w:space="0" w:color="auto"/>
                          </w:divBdr>
                          <w:divsChild>
                            <w:div w:id="867915384">
                              <w:marLeft w:val="0"/>
                              <w:marRight w:val="0"/>
                              <w:marTop w:val="0"/>
                              <w:marBottom w:val="224"/>
                              <w:divBdr>
                                <w:top w:val="none" w:sz="0" w:space="0" w:color="auto"/>
                                <w:left w:val="none" w:sz="0" w:space="0" w:color="auto"/>
                                <w:bottom w:val="none" w:sz="0" w:space="0" w:color="auto"/>
                                <w:right w:val="none" w:sz="0" w:space="0" w:color="auto"/>
                              </w:divBdr>
                            </w:div>
                          </w:divsChild>
                        </w:div>
                        <w:div w:id="340663328">
                          <w:marLeft w:val="0"/>
                          <w:marRight w:val="0"/>
                          <w:marTop w:val="0"/>
                          <w:marBottom w:val="0"/>
                          <w:divBdr>
                            <w:top w:val="single" w:sz="4" w:space="8" w:color="F5F6F7"/>
                            <w:left w:val="none" w:sz="0" w:space="0" w:color="auto"/>
                            <w:bottom w:val="none" w:sz="0" w:space="0" w:color="auto"/>
                            <w:right w:val="none" w:sz="0" w:space="0" w:color="auto"/>
                          </w:divBdr>
                          <w:divsChild>
                            <w:div w:id="1202329714">
                              <w:marLeft w:val="0"/>
                              <w:marRight w:val="75"/>
                              <w:marTop w:val="0"/>
                              <w:marBottom w:val="0"/>
                              <w:divBdr>
                                <w:top w:val="none" w:sz="0" w:space="0" w:color="auto"/>
                                <w:left w:val="none" w:sz="0" w:space="0" w:color="auto"/>
                                <w:bottom w:val="none" w:sz="0" w:space="0" w:color="auto"/>
                                <w:right w:val="none" w:sz="0" w:space="0" w:color="auto"/>
                              </w:divBdr>
                            </w:div>
                            <w:div w:id="770853497">
                              <w:marLeft w:val="0"/>
                              <w:marRight w:val="0"/>
                              <w:marTop w:val="0"/>
                              <w:marBottom w:val="0"/>
                              <w:divBdr>
                                <w:top w:val="none" w:sz="0" w:space="0" w:color="auto"/>
                                <w:left w:val="none" w:sz="0" w:space="0" w:color="auto"/>
                                <w:bottom w:val="none" w:sz="0" w:space="0" w:color="auto"/>
                                <w:right w:val="none" w:sz="0" w:space="0" w:color="auto"/>
                              </w:divBdr>
                              <w:divsChild>
                                <w:div w:id="1441796003">
                                  <w:marLeft w:val="0"/>
                                  <w:marRight w:val="0"/>
                                  <w:marTop w:val="0"/>
                                  <w:marBottom w:val="37"/>
                                  <w:divBdr>
                                    <w:top w:val="none" w:sz="0" w:space="0" w:color="auto"/>
                                    <w:left w:val="none" w:sz="0" w:space="0" w:color="auto"/>
                                    <w:bottom w:val="none" w:sz="0" w:space="0" w:color="auto"/>
                                    <w:right w:val="none" w:sz="0" w:space="0" w:color="auto"/>
                                  </w:divBdr>
                                </w:div>
                                <w:div w:id="1975327203">
                                  <w:marLeft w:val="0"/>
                                  <w:marRight w:val="0"/>
                                  <w:marTop w:val="0"/>
                                  <w:marBottom w:val="0"/>
                                  <w:divBdr>
                                    <w:top w:val="none" w:sz="0" w:space="0" w:color="auto"/>
                                    <w:left w:val="none" w:sz="0" w:space="0" w:color="auto"/>
                                    <w:bottom w:val="none" w:sz="0" w:space="0" w:color="auto"/>
                                    <w:right w:val="none" w:sz="0" w:space="0" w:color="auto"/>
                                  </w:divBdr>
                                </w:div>
                              </w:divsChild>
                            </w:div>
                            <w:div w:id="7803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68643">
                  <w:marLeft w:val="0"/>
                  <w:marRight w:val="0"/>
                  <w:marTop w:val="0"/>
                  <w:marBottom w:val="75"/>
                  <w:divBdr>
                    <w:top w:val="none" w:sz="0" w:space="0" w:color="auto"/>
                    <w:left w:val="none" w:sz="0" w:space="0" w:color="auto"/>
                    <w:bottom w:val="none" w:sz="0" w:space="0" w:color="auto"/>
                    <w:right w:val="none" w:sz="0" w:space="0" w:color="auto"/>
                  </w:divBdr>
                  <w:divsChild>
                    <w:div w:id="1282610212">
                      <w:marLeft w:val="0"/>
                      <w:marRight w:val="0"/>
                      <w:marTop w:val="0"/>
                      <w:marBottom w:val="0"/>
                      <w:divBdr>
                        <w:top w:val="none" w:sz="0" w:space="0" w:color="auto"/>
                        <w:left w:val="none" w:sz="0" w:space="0" w:color="auto"/>
                        <w:bottom w:val="none" w:sz="0" w:space="0" w:color="auto"/>
                        <w:right w:val="none" w:sz="0" w:space="0" w:color="auto"/>
                      </w:divBdr>
                      <w:divsChild>
                        <w:div w:id="109355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0618">
                  <w:marLeft w:val="0"/>
                  <w:marRight w:val="0"/>
                  <w:marTop w:val="0"/>
                  <w:marBottom w:val="0"/>
                  <w:divBdr>
                    <w:top w:val="none" w:sz="0" w:space="0" w:color="auto"/>
                    <w:left w:val="none" w:sz="0" w:space="0" w:color="auto"/>
                    <w:bottom w:val="none" w:sz="0" w:space="0" w:color="auto"/>
                    <w:right w:val="none" w:sz="0" w:space="0" w:color="auto"/>
                  </w:divBdr>
                  <w:divsChild>
                    <w:div w:id="1941135419">
                      <w:marLeft w:val="0"/>
                      <w:marRight w:val="0"/>
                      <w:marTop w:val="0"/>
                      <w:marBottom w:val="0"/>
                      <w:divBdr>
                        <w:top w:val="none" w:sz="0" w:space="0" w:color="auto"/>
                        <w:left w:val="none" w:sz="0" w:space="0" w:color="auto"/>
                        <w:bottom w:val="none" w:sz="0" w:space="0" w:color="auto"/>
                        <w:right w:val="none" w:sz="0" w:space="0" w:color="auto"/>
                      </w:divBdr>
                    </w:div>
                  </w:divsChild>
                </w:div>
                <w:div w:id="1764834286">
                  <w:marLeft w:val="0"/>
                  <w:marRight w:val="0"/>
                  <w:marTop w:val="9"/>
                  <w:marBottom w:val="75"/>
                  <w:divBdr>
                    <w:top w:val="none" w:sz="0" w:space="0" w:color="auto"/>
                    <w:left w:val="none" w:sz="0" w:space="0" w:color="auto"/>
                    <w:bottom w:val="none" w:sz="0" w:space="0" w:color="auto"/>
                    <w:right w:val="none" w:sz="0" w:space="0" w:color="auto"/>
                  </w:divBdr>
                  <w:divsChild>
                    <w:div w:id="1231497011">
                      <w:marLeft w:val="0"/>
                      <w:marRight w:val="0"/>
                      <w:marTop w:val="0"/>
                      <w:marBottom w:val="0"/>
                      <w:divBdr>
                        <w:top w:val="none" w:sz="0" w:space="0" w:color="auto"/>
                        <w:left w:val="none" w:sz="0" w:space="0" w:color="auto"/>
                        <w:bottom w:val="none" w:sz="0" w:space="0" w:color="auto"/>
                        <w:right w:val="none" w:sz="0" w:space="0" w:color="auto"/>
                      </w:divBdr>
                      <w:divsChild>
                        <w:div w:id="454255905">
                          <w:marLeft w:val="0"/>
                          <w:marRight w:val="75"/>
                          <w:marTop w:val="0"/>
                          <w:marBottom w:val="0"/>
                          <w:divBdr>
                            <w:top w:val="none" w:sz="0" w:space="0" w:color="auto"/>
                            <w:left w:val="none" w:sz="0" w:space="0" w:color="auto"/>
                            <w:bottom w:val="none" w:sz="0" w:space="0" w:color="auto"/>
                            <w:right w:val="none" w:sz="0" w:space="0" w:color="auto"/>
                          </w:divBdr>
                        </w:div>
                      </w:divsChild>
                    </w:div>
                    <w:div w:id="1204635115">
                      <w:marLeft w:val="0"/>
                      <w:marRight w:val="0"/>
                      <w:marTop w:val="0"/>
                      <w:marBottom w:val="0"/>
                      <w:divBdr>
                        <w:top w:val="none" w:sz="0" w:space="0" w:color="auto"/>
                        <w:left w:val="none" w:sz="0" w:space="0" w:color="auto"/>
                        <w:bottom w:val="none" w:sz="0" w:space="0" w:color="auto"/>
                        <w:right w:val="none" w:sz="0" w:space="0" w:color="auto"/>
                      </w:divBdr>
                      <w:divsChild>
                        <w:div w:id="823468163">
                          <w:marLeft w:val="0"/>
                          <w:marRight w:val="0"/>
                          <w:marTop w:val="0"/>
                          <w:marBottom w:val="0"/>
                          <w:divBdr>
                            <w:top w:val="none" w:sz="0" w:space="0" w:color="auto"/>
                            <w:left w:val="none" w:sz="0" w:space="0" w:color="auto"/>
                            <w:bottom w:val="none" w:sz="0" w:space="0" w:color="auto"/>
                            <w:right w:val="none" w:sz="0" w:space="0" w:color="auto"/>
                          </w:divBdr>
                          <w:divsChild>
                            <w:div w:id="89006451">
                              <w:marLeft w:val="0"/>
                              <w:marRight w:val="0"/>
                              <w:marTop w:val="0"/>
                              <w:marBottom w:val="0"/>
                              <w:divBdr>
                                <w:top w:val="none" w:sz="0" w:space="0" w:color="auto"/>
                                <w:left w:val="none" w:sz="0" w:space="0" w:color="auto"/>
                                <w:bottom w:val="none" w:sz="0" w:space="0" w:color="auto"/>
                                <w:right w:val="none" w:sz="0" w:space="0" w:color="auto"/>
                              </w:divBdr>
                              <w:divsChild>
                                <w:div w:id="1428381349">
                                  <w:marLeft w:val="0"/>
                                  <w:marRight w:val="0"/>
                                  <w:marTop w:val="0"/>
                                  <w:marBottom w:val="37"/>
                                  <w:divBdr>
                                    <w:top w:val="none" w:sz="0" w:space="0" w:color="auto"/>
                                    <w:left w:val="none" w:sz="0" w:space="0" w:color="auto"/>
                                    <w:bottom w:val="none" w:sz="0" w:space="0" w:color="auto"/>
                                    <w:right w:val="none" w:sz="0" w:space="0" w:color="auto"/>
                                  </w:divBdr>
                                </w:div>
                              </w:divsChild>
                            </w:div>
                            <w:div w:id="1470978663">
                              <w:marLeft w:val="0"/>
                              <w:marRight w:val="0"/>
                              <w:marTop w:val="0"/>
                              <w:marBottom w:val="0"/>
                              <w:divBdr>
                                <w:top w:val="none" w:sz="0" w:space="0" w:color="auto"/>
                                <w:left w:val="none" w:sz="0" w:space="0" w:color="auto"/>
                                <w:bottom w:val="none" w:sz="0" w:space="0" w:color="auto"/>
                                <w:right w:val="none" w:sz="0" w:space="0" w:color="auto"/>
                              </w:divBdr>
                              <w:divsChild>
                                <w:div w:id="2037999699">
                                  <w:marLeft w:val="0"/>
                                  <w:marRight w:val="0"/>
                                  <w:marTop w:val="0"/>
                                  <w:marBottom w:val="37"/>
                                  <w:divBdr>
                                    <w:top w:val="none" w:sz="0" w:space="0" w:color="auto"/>
                                    <w:left w:val="none" w:sz="0" w:space="0" w:color="auto"/>
                                    <w:bottom w:val="none" w:sz="0" w:space="0" w:color="auto"/>
                                    <w:right w:val="none" w:sz="0" w:space="0" w:color="auto"/>
                                  </w:divBdr>
                                </w:div>
                              </w:divsChild>
                            </w:div>
                            <w:div w:id="1780876305">
                              <w:marLeft w:val="0"/>
                              <w:marRight w:val="0"/>
                              <w:marTop w:val="0"/>
                              <w:marBottom w:val="0"/>
                              <w:divBdr>
                                <w:top w:val="none" w:sz="0" w:space="0" w:color="auto"/>
                                <w:left w:val="none" w:sz="0" w:space="0" w:color="auto"/>
                                <w:bottom w:val="none" w:sz="0" w:space="0" w:color="auto"/>
                                <w:right w:val="none" w:sz="0" w:space="0" w:color="auto"/>
                              </w:divBdr>
                              <w:divsChild>
                                <w:div w:id="1800301218">
                                  <w:marLeft w:val="0"/>
                                  <w:marRight w:val="0"/>
                                  <w:marTop w:val="0"/>
                                  <w:marBottom w:val="37"/>
                                  <w:divBdr>
                                    <w:top w:val="none" w:sz="0" w:space="0" w:color="auto"/>
                                    <w:left w:val="none" w:sz="0" w:space="0" w:color="auto"/>
                                    <w:bottom w:val="none" w:sz="0" w:space="0" w:color="auto"/>
                                    <w:right w:val="none" w:sz="0" w:space="0" w:color="auto"/>
                                  </w:divBdr>
                                </w:div>
                              </w:divsChild>
                            </w:div>
                            <w:div w:id="2101021357">
                              <w:marLeft w:val="0"/>
                              <w:marRight w:val="0"/>
                              <w:marTop w:val="0"/>
                              <w:marBottom w:val="0"/>
                              <w:divBdr>
                                <w:top w:val="none" w:sz="0" w:space="0" w:color="auto"/>
                                <w:left w:val="none" w:sz="0" w:space="0" w:color="auto"/>
                                <w:bottom w:val="none" w:sz="0" w:space="0" w:color="auto"/>
                                <w:right w:val="none" w:sz="0" w:space="0" w:color="auto"/>
                              </w:divBdr>
                              <w:divsChild>
                                <w:div w:id="1848792196">
                                  <w:marLeft w:val="0"/>
                                  <w:marRight w:val="0"/>
                                  <w:marTop w:val="0"/>
                                  <w:marBottom w:val="37"/>
                                  <w:divBdr>
                                    <w:top w:val="none" w:sz="0" w:space="0" w:color="auto"/>
                                    <w:left w:val="none" w:sz="0" w:space="0" w:color="auto"/>
                                    <w:bottom w:val="none" w:sz="0" w:space="0" w:color="auto"/>
                                    <w:right w:val="none" w:sz="0" w:space="0" w:color="auto"/>
                                  </w:divBdr>
                                </w:div>
                              </w:divsChild>
                            </w:div>
                            <w:div w:id="1254823726">
                              <w:marLeft w:val="0"/>
                              <w:marRight w:val="0"/>
                              <w:marTop w:val="0"/>
                              <w:marBottom w:val="0"/>
                              <w:divBdr>
                                <w:top w:val="none" w:sz="0" w:space="0" w:color="auto"/>
                                <w:left w:val="none" w:sz="0" w:space="0" w:color="auto"/>
                                <w:bottom w:val="none" w:sz="0" w:space="0" w:color="auto"/>
                                <w:right w:val="none" w:sz="0" w:space="0" w:color="auto"/>
                              </w:divBdr>
                              <w:divsChild>
                                <w:div w:id="1907498191">
                                  <w:marLeft w:val="0"/>
                                  <w:marRight w:val="0"/>
                                  <w:marTop w:val="0"/>
                                  <w:marBottom w:val="37"/>
                                  <w:divBdr>
                                    <w:top w:val="none" w:sz="0" w:space="0" w:color="auto"/>
                                    <w:left w:val="none" w:sz="0" w:space="0" w:color="auto"/>
                                    <w:bottom w:val="none" w:sz="0" w:space="0" w:color="auto"/>
                                    <w:right w:val="none" w:sz="0" w:space="0" w:color="auto"/>
                                  </w:divBdr>
                                </w:div>
                              </w:divsChild>
                            </w:div>
                            <w:div w:id="1699963535">
                              <w:marLeft w:val="0"/>
                              <w:marRight w:val="0"/>
                              <w:marTop w:val="0"/>
                              <w:marBottom w:val="0"/>
                              <w:divBdr>
                                <w:top w:val="none" w:sz="0" w:space="0" w:color="auto"/>
                                <w:left w:val="none" w:sz="0" w:space="0" w:color="auto"/>
                                <w:bottom w:val="none" w:sz="0" w:space="0" w:color="auto"/>
                                <w:right w:val="none" w:sz="0" w:space="0" w:color="auto"/>
                              </w:divBdr>
                              <w:divsChild>
                                <w:div w:id="1298680833">
                                  <w:marLeft w:val="0"/>
                                  <w:marRight w:val="0"/>
                                  <w:marTop w:val="0"/>
                                  <w:marBottom w:val="37"/>
                                  <w:divBdr>
                                    <w:top w:val="none" w:sz="0" w:space="0" w:color="auto"/>
                                    <w:left w:val="none" w:sz="0" w:space="0" w:color="auto"/>
                                    <w:bottom w:val="none" w:sz="0" w:space="0" w:color="auto"/>
                                    <w:right w:val="none" w:sz="0" w:space="0" w:color="auto"/>
                                  </w:divBdr>
                                </w:div>
                              </w:divsChild>
                            </w:div>
                            <w:div w:id="638462741">
                              <w:marLeft w:val="0"/>
                              <w:marRight w:val="0"/>
                              <w:marTop w:val="0"/>
                              <w:marBottom w:val="0"/>
                              <w:divBdr>
                                <w:top w:val="none" w:sz="0" w:space="0" w:color="auto"/>
                                <w:left w:val="none" w:sz="0" w:space="0" w:color="auto"/>
                                <w:bottom w:val="none" w:sz="0" w:space="0" w:color="auto"/>
                                <w:right w:val="none" w:sz="0" w:space="0" w:color="auto"/>
                              </w:divBdr>
                              <w:divsChild>
                                <w:div w:id="1284506315">
                                  <w:marLeft w:val="0"/>
                                  <w:marRight w:val="0"/>
                                  <w:marTop w:val="0"/>
                                  <w:marBottom w:val="37"/>
                                  <w:divBdr>
                                    <w:top w:val="none" w:sz="0" w:space="0" w:color="auto"/>
                                    <w:left w:val="none" w:sz="0" w:space="0" w:color="auto"/>
                                    <w:bottom w:val="none" w:sz="0" w:space="0" w:color="auto"/>
                                    <w:right w:val="none" w:sz="0" w:space="0" w:color="auto"/>
                                  </w:divBdr>
                                </w:div>
                              </w:divsChild>
                            </w:div>
                            <w:div w:id="995182110">
                              <w:marLeft w:val="0"/>
                              <w:marRight w:val="0"/>
                              <w:marTop w:val="0"/>
                              <w:marBottom w:val="0"/>
                              <w:divBdr>
                                <w:top w:val="none" w:sz="0" w:space="0" w:color="auto"/>
                                <w:left w:val="none" w:sz="0" w:space="0" w:color="auto"/>
                                <w:bottom w:val="none" w:sz="0" w:space="0" w:color="auto"/>
                                <w:right w:val="none" w:sz="0" w:space="0" w:color="auto"/>
                              </w:divBdr>
                              <w:divsChild>
                                <w:div w:id="388965653">
                                  <w:marLeft w:val="0"/>
                                  <w:marRight w:val="0"/>
                                  <w:marTop w:val="0"/>
                                  <w:marBottom w:val="37"/>
                                  <w:divBdr>
                                    <w:top w:val="none" w:sz="0" w:space="0" w:color="auto"/>
                                    <w:left w:val="none" w:sz="0" w:space="0" w:color="auto"/>
                                    <w:bottom w:val="none" w:sz="0" w:space="0" w:color="auto"/>
                                    <w:right w:val="none" w:sz="0" w:space="0" w:color="auto"/>
                                  </w:divBdr>
                                </w:div>
                              </w:divsChild>
                            </w:div>
                            <w:div w:id="1546091356">
                              <w:marLeft w:val="0"/>
                              <w:marRight w:val="0"/>
                              <w:marTop w:val="0"/>
                              <w:marBottom w:val="0"/>
                              <w:divBdr>
                                <w:top w:val="none" w:sz="0" w:space="0" w:color="auto"/>
                                <w:left w:val="none" w:sz="0" w:space="0" w:color="auto"/>
                                <w:bottom w:val="none" w:sz="0" w:space="0" w:color="auto"/>
                                <w:right w:val="none" w:sz="0" w:space="0" w:color="auto"/>
                              </w:divBdr>
                              <w:divsChild>
                                <w:div w:id="125439700">
                                  <w:marLeft w:val="0"/>
                                  <w:marRight w:val="0"/>
                                  <w:marTop w:val="0"/>
                                  <w:marBottom w:val="37"/>
                                  <w:divBdr>
                                    <w:top w:val="none" w:sz="0" w:space="0" w:color="auto"/>
                                    <w:left w:val="none" w:sz="0" w:space="0" w:color="auto"/>
                                    <w:bottom w:val="none" w:sz="0" w:space="0" w:color="auto"/>
                                    <w:right w:val="none" w:sz="0" w:space="0" w:color="auto"/>
                                  </w:divBdr>
                                </w:div>
                              </w:divsChild>
                            </w:div>
                            <w:div w:id="307131958">
                              <w:marLeft w:val="0"/>
                              <w:marRight w:val="0"/>
                              <w:marTop w:val="0"/>
                              <w:marBottom w:val="0"/>
                              <w:divBdr>
                                <w:top w:val="none" w:sz="0" w:space="0" w:color="auto"/>
                                <w:left w:val="none" w:sz="0" w:space="0" w:color="auto"/>
                                <w:bottom w:val="none" w:sz="0" w:space="0" w:color="auto"/>
                                <w:right w:val="none" w:sz="0" w:space="0" w:color="auto"/>
                              </w:divBdr>
                              <w:divsChild>
                                <w:div w:id="1382243408">
                                  <w:marLeft w:val="0"/>
                                  <w:marRight w:val="0"/>
                                  <w:marTop w:val="0"/>
                                  <w:marBottom w:val="37"/>
                                  <w:divBdr>
                                    <w:top w:val="none" w:sz="0" w:space="0" w:color="auto"/>
                                    <w:left w:val="none" w:sz="0" w:space="0" w:color="auto"/>
                                    <w:bottom w:val="none" w:sz="0" w:space="0" w:color="auto"/>
                                    <w:right w:val="none" w:sz="0" w:space="0" w:color="auto"/>
                                  </w:divBdr>
                                </w:div>
                              </w:divsChild>
                            </w:div>
                          </w:divsChild>
                        </w:div>
                      </w:divsChild>
                    </w:div>
                  </w:divsChild>
                </w:div>
                <w:div w:id="1696538494">
                  <w:marLeft w:val="0"/>
                  <w:marRight w:val="0"/>
                  <w:marTop w:val="9"/>
                  <w:marBottom w:val="0"/>
                  <w:divBdr>
                    <w:top w:val="none" w:sz="0" w:space="0" w:color="auto"/>
                    <w:left w:val="none" w:sz="0" w:space="0" w:color="auto"/>
                    <w:bottom w:val="none" w:sz="0" w:space="0" w:color="auto"/>
                    <w:right w:val="none" w:sz="0" w:space="0" w:color="auto"/>
                  </w:divBdr>
                  <w:divsChild>
                    <w:div w:id="126701373">
                      <w:marLeft w:val="0"/>
                      <w:marRight w:val="0"/>
                      <w:marTop w:val="0"/>
                      <w:marBottom w:val="0"/>
                      <w:divBdr>
                        <w:top w:val="single" w:sz="4" w:space="4" w:color="F7F7FC"/>
                        <w:left w:val="none" w:sz="0" w:space="0" w:color="auto"/>
                        <w:bottom w:val="none" w:sz="0" w:space="0" w:color="auto"/>
                        <w:right w:val="none" w:sz="0" w:space="0" w:color="auto"/>
                      </w:divBdr>
                      <w:divsChild>
                        <w:div w:id="1668366687">
                          <w:marLeft w:val="0"/>
                          <w:marRight w:val="0"/>
                          <w:marTop w:val="0"/>
                          <w:marBottom w:val="0"/>
                          <w:divBdr>
                            <w:top w:val="none" w:sz="0" w:space="0" w:color="auto"/>
                            <w:left w:val="none" w:sz="0" w:space="0" w:color="auto"/>
                            <w:bottom w:val="none" w:sz="0" w:space="0" w:color="auto"/>
                            <w:right w:val="none" w:sz="0" w:space="0" w:color="auto"/>
                          </w:divBdr>
                          <w:divsChild>
                            <w:div w:id="604002259">
                              <w:marLeft w:val="0"/>
                              <w:marRight w:val="0"/>
                              <w:marTop w:val="0"/>
                              <w:marBottom w:val="0"/>
                              <w:divBdr>
                                <w:top w:val="none" w:sz="0" w:space="0" w:color="auto"/>
                                <w:left w:val="none" w:sz="0" w:space="0" w:color="auto"/>
                                <w:bottom w:val="none" w:sz="0" w:space="0" w:color="auto"/>
                                <w:right w:val="none" w:sz="0" w:space="0" w:color="auto"/>
                              </w:divBdr>
                            </w:div>
                            <w:div w:id="154050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4953">
                      <w:marLeft w:val="0"/>
                      <w:marRight w:val="0"/>
                      <w:marTop w:val="0"/>
                      <w:marBottom w:val="0"/>
                      <w:divBdr>
                        <w:top w:val="single" w:sz="4" w:space="4" w:color="F7F7FC"/>
                        <w:left w:val="none" w:sz="0" w:space="0" w:color="auto"/>
                        <w:bottom w:val="none" w:sz="0" w:space="0" w:color="auto"/>
                        <w:right w:val="none" w:sz="0" w:space="0" w:color="auto"/>
                      </w:divBdr>
                      <w:divsChild>
                        <w:div w:id="916986363">
                          <w:marLeft w:val="0"/>
                          <w:marRight w:val="0"/>
                          <w:marTop w:val="0"/>
                          <w:marBottom w:val="0"/>
                          <w:divBdr>
                            <w:top w:val="none" w:sz="0" w:space="0" w:color="auto"/>
                            <w:left w:val="none" w:sz="0" w:space="0" w:color="auto"/>
                            <w:bottom w:val="none" w:sz="0" w:space="0" w:color="auto"/>
                            <w:right w:val="none" w:sz="0" w:space="0" w:color="auto"/>
                          </w:divBdr>
                          <w:divsChild>
                            <w:div w:id="1958752923">
                              <w:marLeft w:val="0"/>
                              <w:marRight w:val="0"/>
                              <w:marTop w:val="0"/>
                              <w:marBottom w:val="0"/>
                              <w:divBdr>
                                <w:top w:val="none" w:sz="0" w:space="0" w:color="auto"/>
                                <w:left w:val="none" w:sz="0" w:space="0" w:color="auto"/>
                                <w:bottom w:val="none" w:sz="0" w:space="0" w:color="auto"/>
                                <w:right w:val="none" w:sz="0" w:space="0" w:color="auto"/>
                              </w:divBdr>
                            </w:div>
                            <w:div w:id="16949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18923">
                      <w:marLeft w:val="0"/>
                      <w:marRight w:val="0"/>
                      <w:marTop w:val="0"/>
                      <w:marBottom w:val="0"/>
                      <w:divBdr>
                        <w:top w:val="single" w:sz="4" w:space="4" w:color="F7F7FC"/>
                        <w:left w:val="none" w:sz="0" w:space="0" w:color="auto"/>
                        <w:bottom w:val="none" w:sz="0" w:space="0" w:color="auto"/>
                        <w:right w:val="none" w:sz="0" w:space="0" w:color="auto"/>
                      </w:divBdr>
                      <w:divsChild>
                        <w:div w:id="910391752">
                          <w:marLeft w:val="0"/>
                          <w:marRight w:val="0"/>
                          <w:marTop w:val="0"/>
                          <w:marBottom w:val="0"/>
                          <w:divBdr>
                            <w:top w:val="none" w:sz="0" w:space="0" w:color="auto"/>
                            <w:left w:val="none" w:sz="0" w:space="0" w:color="auto"/>
                            <w:bottom w:val="none" w:sz="0" w:space="0" w:color="auto"/>
                            <w:right w:val="none" w:sz="0" w:space="0" w:color="auto"/>
                          </w:divBdr>
                        </w:div>
                        <w:div w:id="538323612">
                          <w:marLeft w:val="0"/>
                          <w:marRight w:val="0"/>
                          <w:marTop w:val="0"/>
                          <w:marBottom w:val="0"/>
                          <w:divBdr>
                            <w:top w:val="none" w:sz="0" w:space="0" w:color="auto"/>
                            <w:left w:val="none" w:sz="0" w:space="0" w:color="auto"/>
                            <w:bottom w:val="none" w:sz="0" w:space="0" w:color="auto"/>
                            <w:right w:val="none" w:sz="0" w:space="0" w:color="auto"/>
                          </w:divBdr>
                        </w:div>
                      </w:divsChild>
                    </w:div>
                    <w:div w:id="1030376052">
                      <w:marLeft w:val="0"/>
                      <w:marRight w:val="0"/>
                      <w:marTop w:val="0"/>
                      <w:marBottom w:val="0"/>
                      <w:divBdr>
                        <w:top w:val="single" w:sz="4" w:space="4" w:color="F7F7FC"/>
                        <w:left w:val="none" w:sz="0" w:space="0" w:color="auto"/>
                        <w:bottom w:val="none" w:sz="0" w:space="0" w:color="auto"/>
                        <w:right w:val="none" w:sz="0" w:space="0" w:color="auto"/>
                      </w:divBdr>
                      <w:divsChild>
                        <w:div w:id="116417007">
                          <w:marLeft w:val="0"/>
                          <w:marRight w:val="0"/>
                          <w:marTop w:val="0"/>
                          <w:marBottom w:val="0"/>
                          <w:divBdr>
                            <w:top w:val="none" w:sz="0" w:space="0" w:color="auto"/>
                            <w:left w:val="none" w:sz="0" w:space="0" w:color="auto"/>
                            <w:bottom w:val="none" w:sz="0" w:space="0" w:color="auto"/>
                            <w:right w:val="none" w:sz="0" w:space="0" w:color="auto"/>
                          </w:divBdr>
                        </w:div>
                        <w:div w:id="1051542881">
                          <w:marLeft w:val="0"/>
                          <w:marRight w:val="0"/>
                          <w:marTop w:val="0"/>
                          <w:marBottom w:val="0"/>
                          <w:divBdr>
                            <w:top w:val="none" w:sz="0" w:space="0" w:color="auto"/>
                            <w:left w:val="none" w:sz="0" w:space="0" w:color="auto"/>
                            <w:bottom w:val="none" w:sz="0" w:space="0" w:color="auto"/>
                            <w:right w:val="none" w:sz="0" w:space="0" w:color="auto"/>
                          </w:divBdr>
                        </w:div>
                      </w:divsChild>
                    </w:div>
                    <w:div w:id="1626546823">
                      <w:marLeft w:val="0"/>
                      <w:marRight w:val="0"/>
                      <w:marTop w:val="0"/>
                      <w:marBottom w:val="0"/>
                      <w:divBdr>
                        <w:top w:val="single" w:sz="4" w:space="4" w:color="F7F7FC"/>
                        <w:left w:val="none" w:sz="0" w:space="0" w:color="auto"/>
                        <w:bottom w:val="none" w:sz="0" w:space="0" w:color="auto"/>
                        <w:right w:val="none" w:sz="0" w:space="0" w:color="auto"/>
                      </w:divBdr>
                      <w:divsChild>
                        <w:div w:id="1470249573">
                          <w:marLeft w:val="0"/>
                          <w:marRight w:val="0"/>
                          <w:marTop w:val="0"/>
                          <w:marBottom w:val="0"/>
                          <w:divBdr>
                            <w:top w:val="none" w:sz="0" w:space="0" w:color="auto"/>
                            <w:left w:val="none" w:sz="0" w:space="0" w:color="auto"/>
                            <w:bottom w:val="none" w:sz="0" w:space="0" w:color="auto"/>
                            <w:right w:val="none" w:sz="0" w:space="0" w:color="auto"/>
                          </w:divBdr>
                          <w:divsChild>
                            <w:div w:id="1952662660">
                              <w:marLeft w:val="0"/>
                              <w:marRight w:val="0"/>
                              <w:marTop w:val="0"/>
                              <w:marBottom w:val="0"/>
                              <w:divBdr>
                                <w:top w:val="none" w:sz="0" w:space="0" w:color="auto"/>
                                <w:left w:val="none" w:sz="0" w:space="0" w:color="auto"/>
                                <w:bottom w:val="none" w:sz="0" w:space="0" w:color="auto"/>
                                <w:right w:val="none" w:sz="0" w:space="0" w:color="auto"/>
                              </w:divBdr>
                            </w:div>
                            <w:div w:id="12867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1571">
                      <w:marLeft w:val="0"/>
                      <w:marRight w:val="0"/>
                      <w:marTop w:val="0"/>
                      <w:marBottom w:val="0"/>
                      <w:divBdr>
                        <w:top w:val="single" w:sz="4" w:space="4" w:color="F7F7FC"/>
                        <w:left w:val="none" w:sz="0" w:space="0" w:color="auto"/>
                        <w:bottom w:val="none" w:sz="0" w:space="0" w:color="auto"/>
                        <w:right w:val="none" w:sz="0" w:space="0" w:color="auto"/>
                      </w:divBdr>
                      <w:divsChild>
                        <w:div w:id="1152987289">
                          <w:marLeft w:val="0"/>
                          <w:marRight w:val="0"/>
                          <w:marTop w:val="0"/>
                          <w:marBottom w:val="0"/>
                          <w:divBdr>
                            <w:top w:val="none" w:sz="0" w:space="0" w:color="auto"/>
                            <w:left w:val="none" w:sz="0" w:space="0" w:color="auto"/>
                            <w:bottom w:val="none" w:sz="0" w:space="0" w:color="auto"/>
                            <w:right w:val="none" w:sz="0" w:space="0" w:color="auto"/>
                          </w:divBdr>
                          <w:divsChild>
                            <w:div w:id="388651983">
                              <w:marLeft w:val="0"/>
                              <w:marRight w:val="0"/>
                              <w:marTop w:val="0"/>
                              <w:marBottom w:val="0"/>
                              <w:divBdr>
                                <w:top w:val="none" w:sz="0" w:space="0" w:color="auto"/>
                                <w:left w:val="none" w:sz="0" w:space="0" w:color="auto"/>
                                <w:bottom w:val="none" w:sz="0" w:space="0" w:color="auto"/>
                                <w:right w:val="none" w:sz="0" w:space="0" w:color="auto"/>
                              </w:divBdr>
                            </w:div>
                            <w:div w:id="7751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754022">
                      <w:marLeft w:val="0"/>
                      <w:marRight w:val="0"/>
                      <w:marTop w:val="0"/>
                      <w:marBottom w:val="0"/>
                      <w:divBdr>
                        <w:top w:val="single" w:sz="4" w:space="4" w:color="F7F7FC"/>
                        <w:left w:val="none" w:sz="0" w:space="0" w:color="auto"/>
                        <w:bottom w:val="none" w:sz="0" w:space="0" w:color="auto"/>
                        <w:right w:val="none" w:sz="0" w:space="0" w:color="auto"/>
                      </w:divBdr>
                      <w:divsChild>
                        <w:div w:id="440106200">
                          <w:marLeft w:val="0"/>
                          <w:marRight w:val="0"/>
                          <w:marTop w:val="0"/>
                          <w:marBottom w:val="0"/>
                          <w:divBdr>
                            <w:top w:val="none" w:sz="0" w:space="0" w:color="auto"/>
                            <w:left w:val="none" w:sz="0" w:space="0" w:color="auto"/>
                            <w:bottom w:val="none" w:sz="0" w:space="0" w:color="auto"/>
                            <w:right w:val="none" w:sz="0" w:space="0" w:color="auto"/>
                          </w:divBdr>
                        </w:div>
                        <w:div w:id="161703188">
                          <w:marLeft w:val="0"/>
                          <w:marRight w:val="0"/>
                          <w:marTop w:val="0"/>
                          <w:marBottom w:val="0"/>
                          <w:divBdr>
                            <w:top w:val="none" w:sz="0" w:space="0" w:color="auto"/>
                            <w:left w:val="none" w:sz="0" w:space="0" w:color="auto"/>
                            <w:bottom w:val="none" w:sz="0" w:space="0" w:color="auto"/>
                            <w:right w:val="none" w:sz="0" w:space="0" w:color="auto"/>
                          </w:divBdr>
                        </w:div>
                      </w:divsChild>
                    </w:div>
                    <w:div w:id="249824048">
                      <w:marLeft w:val="0"/>
                      <w:marRight w:val="0"/>
                      <w:marTop w:val="0"/>
                      <w:marBottom w:val="0"/>
                      <w:divBdr>
                        <w:top w:val="single" w:sz="4" w:space="4" w:color="F7F7FC"/>
                        <w:left w:val="none" w:sz="0" w:space="0" w:color="auto"/>
                        <w:bottom w:val="none" w:sz="0" w:space="0" w:color="auto"/>
                        <w:right w:val="none" w:sz="0" w:space="0" w:color="auto"/>
                      </w:divBdr>
                      <w:divsChild>
                        <w:div w:id="815343815">
                          <w:marLeft w:val="0"/>
                          <w:marRight w:val="0"/>
                          <w:marTop w:val="0"/>
                          <w:marBottom w:val="0"/>
                          <w:divBdr>
                            <w:top w:val="none" w:sz="0" w:space="0" w:color="auto"/>
                            <w:left w:val="none" w:sz="0" w:space="0" w:color="auto"/>
                            <w:bottom w:val="none" w:sz="0" w:space="0" w:color="auto"/>
                            <w:right w:val="none" w:sz="0" w:space="0" w:color="auto"/>
                          </w:divBdr>
                        </w:div>
                        <w:div w:id="2025814882">
                          <w:marLeft w:val="0"/>
                          <w:marRight w:val="0"/>
                          <w:marTop w:val="0"/>
                          <w:marBottom w:val="0"/>
                          <w:divBdr>
                            <w:top w:val="none" w:sz="0" w:space="0" w:color="auto"/>
                            <w:left w:val="none" w:sz="0" w:space="0" w:color="auto"/>
                            <w:bottom w:val="none" w:sz="0" w:space="0" w:color="auto"/>
                            <w:right w:val="none" w:sz="0" w:space="0" w:color="auto"/>
                          </w:divBdr>
                        </w:div>
                      </w:divsChild>
                    </w:div>
                    <w:div w:id="825971112">
                      <w:marLeft w:val="0"/>
                      <w:marRight w:val="0"/>
                      <w:marTop w:val="0"/>
                      <w:marBottom w:val="0"/>
                      <w:divBdr>
                        <w:top w:val="single" w:sz="4" w:space="4" w:color="F7F7FC"/>
                        <w:left w:val="none" w:sz="0" w:space="0" w:color="auto"/>
                        <w:bottom w:val="none" w:sz="0" w:space="0" w:color="auto"/>
                        <w:right w:val="none" w:sz="0" w:space="0" w:color="auto"/>
                      </w:divBdr>
                      <w:divsChild>
                        <w:div w:id="1256017006">
                          <w:marLeft w:val="0"/>
                          <w:marRight w:val="0"/>
                          <w:marTop w:val="0"/>
                          <w:marBottom w:val="0"/>
                          <w:divBdr>
                            <w:top w:val="none" w:sz="0" w:space="0" w:color="auto"/>
                            <w:left w:val="none" w:sz="0" w:space="0" w:color="auto"/>
                            <w:bottom w:val="none" w:sz="0" w:space="0" w:color="auto"/>
                            <w:right w:val="none" w:sz="0" w:space="0" w:color="auto"/>
                          </w:divBdr>
                        </w:div>
                      </w:divsChild>
                    </w:div>
                    <w:div w:id="411046006">
                      <w:marLeft w:val="0"/>
                      <w:marRight w:val="0"/>
                      <w:marTop w:val="0"/>
                      <w:marBottom w:val="0"/>
                      <w:divBdr>
                        <w:top w:val="single" w:sz="4" w:space="4" w:color="F7F7FC"/>
                        <w:left w:val="none" w:sz="0" w:space="0" w:color="auto"/>
                        <w:bottom w:val="none" w:sz="0" w:space="0" w:color="auto"/>
                        <w:right w:val="none" w:sz="0" w:space="0" w:color="auto"/>
                      </w:divBdr>
                      <w:divsChild>
                        <w:div w:id="1658419536">
                          <w:marLeft w:val="0"/>
                          <w:marRight w:val="0"/>
                          <w:marTop w:val="0"/>
                          <w:marBottom w:val="0"/>
                          <w:divBdr>
                            <w:top w:val="none" w:sz="0" w:space="0" w:color="auto"/>
                            <w:left w:val="none" w:sz="0" w:space="0" w:color="auto"/>
                            <w:bottom w:val="none" w:sz="0" w:space="0" w:color="auto"/>
                            <w:right w:val="none" w:sz="0" w:space="0" w:color="auto"/>
                          </w:divBdr>
                          <w:divsChild>
                            <w:div w:id="954365695">
                              <w:marLeft w:val="0"/>
                              <w:marRight w:val="0"/>
                              <w:marTop w:val="0"/>
                              <w:marBottom w:val="0"/>
                              <w:divBdr>
                                <w:top w:val="none" w:sz="0" w:space="0" w:color="auto"/>
                                <w:left w:val="none" w:sz="0" w:space="0" w:color="auto"/>
                                <w:bottom w:val="none" w:sz="0" w:space="0" w:color="auto"/>
                                <w:right w:val="none" w:sz="0" w:space="0" w:color="auto"/>
                              </w:divBdr>
                            </w:div>
                            <w:div w:id="11325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09260">
                      <w:marLeft w:val="0"/>
                      <w:marRight w:val="0"/>
                      <w:marTop w:val="0"/>
                      <w:marBottom w:val="0"/>
                      <w:divBdr>
                        <w:top w:val="single" w:sz="4" w:space="4" w:color="F7F7FC"/>
                        <w:left w:val="none" w:sz="0" w:space="0" w:color="auto"/>
                        <w:bottom w:val="none" w:sz="0" w:space="0" w:color="auto"/>
                        <w:right w:val="none" w:sz="0" w:space="0" w:color="auto"/>
                      </w:divBdr>
                      <w:divsChild>
                        <w:div w:id="2126189945">
                          <w:marLeft w:val="0"/>
                          <w:marRight w:val="0"/>
                          <w:marTop w:val="0"/>
                          <w:marBottom w:val="0"/>
                          <w:divBdr>
                            <w:top w:val="none" w:sz="0" w:space="0" w:color="auto"/>
                            <w:left w:val="none" w:sz="0" w:space="0" w:color="auto"/>
                            <w:bottom w:val="none" w:sz="0" w:space="0" w:color="auto"/>
                            <w:right w:val="none" w:sz="0" w:space="0" w:color="auto"/>
                          </w:divBdr>
                        </w:div>
                        <w:div w:id="1302811995">
                          <w:marLeft w:val="0"/>
                          <w:marRight w:val="0"/>
                          <w:marTop w:val="0"/>
                          <w:marBottom w:val="0"/>
                          <w:divBdr>
                            <w:top w:val="none" w:sz="0" w:space="0" w:color="auto"/>
                            <w:left w:val="none" w:sz="0" w:space="0" w:color="auto"/>
                            <w:bottom w:val="none" w:sz="0" w:space="0" w:color="auto"/>
                            <w:right w:val="none" w:sz="0" w:space="0" w:color="auto"/>
                          </w:divBdr>
                        </w:div>
                      </w:divsChild>
                    </w:div>
                    <w:div w:id="454566257">
                      <w:marLeft w:val="0"/>
                      <w:marRight w:val="0"/>
                      <w:marTop w:val="0"/>
                      <w:marBottom w:val="0"/>
                      <w:divBdr>
                        <w:top w:val="single" w:sz="4" w:space="4" w:color="F7F7FC"/>
                        <w:left w:val="none" w:sz="0" w:space="0" w:color="auto"/>
                        <w:bottom w:val="none" w:sz="0" w:space="0" w:color="auto"/>
                        <w:right w:val="none" w:sz="0" w:space="0" w:color="auto"/>
                      </w:divBdr>
                      <w:divsChild>
                        <w:div w:id="114909970">
                          <w:marLeft w:val="0"/>
                          <w:marRight w:val="0"/>
                          <w:marTop w:val="0"/>
                          <w:marBottom w:val="0"/>
                          <w:divBdr>
                            <w:top w:val="none" w:sz="0" w:space="0" w:color="auto"/>
                            <w:left w:val="none" w:sz="0" w:space="0" w:color="auto"/>
                            <w:bottom w:val="none" w:sz="0" w:space="0" w:color="auto"/>
                            <w:right w:val="none" w:sz="0" w:space="0" w:color="auto"/>
                          </w:divBdr>
                        </w:div>
                        <w:div w:id="1082215580">
                          <w:marLeft w:val="0"/>
                          <w:marRight w:val="0"/>
                          <w:marTop w:val="0"/>
                          <w:marBottom w:val="0"/>
                          <w:divBdr>
                            <w:top w:val="none" w:sz="0" w:space="0" w:color="auto"/>
                            <w:left w:val="none" w:sz="0" w:space="0" w:color="auto"/>
                            <w:bottom w:val="none" w:sz="0" w:space="0" w:color="auto"/>
                            <w:right w:val="none" w:sz="0" w:space="0" w:color="auto"/>
                          </w:divBdr>
                        </w:div>
                      </w:divsChild>
                    </w:div>
                    <w:div w:id="434520192">
                      <w:marLeft w:val="0"/>
                      <w:marRight w:val="0"/>
                      <w:marTop w:val="0"/>
                      <w:marBottom w:val="0"/>
                      <w:divBdr>
                        <w:top w:val="single" w:sz="4" w:space="4" w:color="F7F7FC"/>
                        <w:left w:val="none" w:sz="0" w:space="0" w:color="auto"/>
                        <w:bottom w:val="none" w:sz="0" w:space="0" w:color="auto"/>
                        <w:right w:val="none" w:sz="0" w:space="0" w:color="auto"/>
                      </w:divBdr>
                      <w:divsChild>
                        <w:div w:id="456875385">
                          <w:marLeft w:val="0"/>
                          <w:marRight w:val="0"/>
                          <w:marTop w:val="0"/>
                          <w:marBottom w:val="0"/>
                          <w:divBdr>
                            <w:top w:val="none" w:sz="0" w:space="0" w:color="auto"/>
                            <w:left w:val="none" w:sz="0" w:space="0" w:color="auto"/>
                            <w:bottom w:val="none" w:sz="0" w:space="0" w:color="auto"/>
                            <w:right w:val="none" w:sz="0" w:space="0" w:color="auto"/>
                          </w:divBdr>
                          <w:divsChild>
                            <w:div w:id="5835360">
                              <w:marLeft w:val="0"/>
                              <w:marRight w:val="0"/>
                              <w:marTop w:val="0"/>
                              <w:marBottom w:val="0"/>
                              <w:divBdr>
                                <w:top w:val="none" w:sz="0" w:space="0" w:color="auto"/>
                                <w:left w:val="none" w:sz="0" w:space="0" w:color="auto"/>
                                <w:bottom w:val="none" w:sz="0" w:space="0" w:color="auto"/>
                                <w:right w:val="none" w:sz="0" w:space="0" w:color="auto"/>
                              </w:divBdr>
                            </w:div>
                            <w:div w:id="28423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2737">
                      <w:marLeft w:val="0"/>
                      <w:marRight w:val="0"/>
                      <w:marTop w:val="0"/>
                      <w:marBottom w:val="0"/>
                      <w:divBdr>
                        <w:top w:val="single" w:sz="4" w:space="4" w:color="F7F7FC"/>
                        <w:left w:val="none" w:sz="0" w:space="0" w:color="auto"/>
                        <w:bottom w:val="none" w:sz="0" w:space="0" w:color="auto"/>
                        <w:right w:val="none" w:sz="0" w:space="0" w:color="auto"/>
                      </w:divBdr>
                      <w:divsChild>
                        <w:div w:id="796338968">
                          <w:marLeft w:val="0"/>
                          <w:marRight w:val="0"/>
                          <w:marTop w:val="0"/>
                          <w:marBottom w:val="0"/>
                          <w:divBdr>
                            <w:top w:val="none" w:sz="0" w:space="0" w:color="auto"/>
                            <w:left w:val="none" w:sz="0" w:space="0" w:color="auto"/>
                            <w:bottom w:val="none" w:sz="0" w:space="0" w:color="auto"/>
                            <w:right w:val="none" w:sz="0" w:space="0" w:color="auto"/>
                          </w:divBdr>
                          <w:divsChild>
                            <w:div w:id="345136092">
                              <w:marLeft w:val="0"/>
                              <w:marRight w:val="0"/>
                              <w:marTop w:val="0"/>
                              <w:marBottom w:val="0"/>
                              <w:divBdr>
                                <w:top w:val="none" w:sz="0" w:space="0" w:color="auto"/>
                                <w:left w:val="none" w:sz="0" w:space="0" w:color="auto"/>
                                <w:bottom w:val="none" w:sz="0" w:space="0" w:color="auto"/>
                                <w:right w:val="none" w:sz="0" w:space="0" w:color="auto"/>
                              </w:divBdr>
                            </w:div>
                            <w:div w:id="46100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7155">
                      <w:marLeft w:val="0"/>
                      <w:marRight w:val="0"/>
                      <w:marTop w:val="0"/>
                      <w:marBottom w:val="0"/>
                      <w:divBdr>
                        <w:top w:val="single" w:sz="4" w:space="4" w:color="F7F7FC"/>
                        <w:left w:val="none" w:sz="0" w:space="0" w:color="auto"/>
                        <w:bottom w:val="none" w:sz="0" w:space="0" w:color="auto"/>
                        <w:right w:val="none" w:sz="0" w:space="0" w:color="auto"/>
                      </w:divBdr>
                      <w:divsChild>
                        <w:div w:id="621303382">
                          <w:marLeft w:val="0"/>
                          <w:marRight w:val="0"/>
                          <w:marTop w:val="0"/>
                          <w:marBottom w:val="0"/>
                          <w:divBdr>
                            <w:top w:val="none" w:sz="0" w:space="0" w:color="auto"/>
                            <w:left w:val="none" w:sz="0" w:space="0" w:color="auto"/>
                            <w:bottom w:val="none" w:sz="0" w:space="0" w:color="auto"/>
                            <w:right w:val="none" w:sz="0" w:space="0" w:color="auto"/>
                          </w:divBdr>
                        </w:div>
                        <w:div w:id="1392853125">
                          <w:marLeft w:val="0"/>
                          <w:marRight w:val="0"/>
                          <w:marTop w:val="0"/>
                          <w:marBottom w:val="0"/>
                          <w:divBdr>
                            <w:top w:val="none" w:sz="0" w:space="0" w:color="auto"/>
                            <w:left w:val="none" w:sz="0" w:space="0" w:color="auto"/>
                            <w:bottom w:val="none" w:sz="0" w:space="0" w:color="auto"/>
                            <w:right w:val="none" w:sz="0" w:space="0" w:color="auto"/>
                          </w:divBdr>
                        </w:div>
                      </w:divsChild>
                    </w:div>
                    <w:div w:id="407195943">
                      <w:marLeft w:val="0"/>
                      <w:marRight w:val="0"/>
                      <w:marTop w:val="0"/>
                      <w:marBottom w:val="0"/>
                      <w:divBdr>
                        <w:top w:val="single" w:sz="4" w:space="4" w:color="F7F7FC"/>
                        <w:left w:val="none" w:sz="0" w:space="0" w:color="auto"/>
                        <w:bottom w:val="none" w:sz="0" w:space="0" w:color="auto"/>
                        <w:right w:val="none" w:sz="0" w:space="0" w:color="auto"/>
                      </w:divBdr>
                      <w:divsChild>
                        <w:div w:id="1408841954">
                          <w:marLeft w:val="0"/>
                          <w:marRight w:val="0"/>
                          <w:marTop w:val="0"/>
                          <w:marBottom w:val="0"/>
                          <w:divBdr>
                            <w:top w:val="none" w:sz="0" w:space="0" w:color="auto"/>
                            <w:left w:val="none" w:sz="0" w:space="0" w:color="auto"/>
                            <w:bottom w:val="none" w:sz="0" w:space="0" w:color="auto"/>
                            <w:right w:val="none" w:sz="0" w:space="0" w:color="auto"/>
                          </w:divBdr>
                        </w:div>
                        <w:div w:id="1519466524">
                          <w:marLeft w:val="0"/>
                          <w:marRight w:val="0"/>
                          <w:marTop w:val="0"/>
                          <w:marBottom w:val="0"/>
                          <w:divBdr>
                            <w:top w:val="none" w:sz="0" w:space="0" w:color="auto"/>
                            <w:left w:val="none" w:sz="0" w:space="0" w:color="auto"/>
                            <w:bottom w:val="none" w:sz="0" w:space="0" w:color="auto"/>
                            <w:right w:val="none" w:sz="0" w:space="0" w:color="auto"/>
                          </w:divBdr>
                        </w:div>
                      </w:divsChild>
                    </w:div>
                    <w:div w:id="979459338">
                      <w:marLeft w:val="0"/>
                      <w:marRight w:val="0"/>
                      <w:marTop w:val="0"/>
                      <w:marBottom w:val="0"/>
                      <w:divBdr>
                        <w:top w:val="single" w:sz="4" w:space="4" w:color="F7F7FC"/>
                        <w:left w:val="none" w:sz="0" w:space="0" w:color="auto"/>
                        <w:bottom w:val="none" w:sz="0" w:space="0" w:color="auto"/>
                        <w:right w:val="none" w:sz="0" w:space="0" w:color="auto"/>
                      </w:divBdr>
                      <w:divsChild>
                        <w:div w:id="1890653777">
                          <w:marLeft w:val="0"/>
                          <w:marRight w:val="0"/>
                          <w:marTop w:val="0"/>
                          <w:marBottom w:val="0"/>
                          <w:divBdr>
                            <w:top w:val="none" w:sz="0" w:space="0" w:color="auto"/>
                            <w:left w:val="none" w:sz="0" w:space="0" w:color="auto"/>
                            <w:bottom w:val="none" w:sz="0" w:space="0" w:color="auto"/>
                            <w:right w:val="none" w:sz="0" w:space="0" w:color="auto"/>
                          </w:divBdr>
                          <w:divsChild>
                            <w:div w:id="1538355553">
                              <w:marLeft w:val="0"/>
                              <w:marRight w:val="0"/>
                              <w:marTop w:val="0"/>
                              <w:marBottom w:val="0"/>
                              <w:divBdr>
                                <w:top w:val="none" w:sz="0" w:space="0" w:color="auto"/>
                                <w:left w:val="none" w:sz="0" w:space="0" w:color="auto"/>
                                <w:bottom w:val="none" w:sz="0" w:space="0" w:color="auto"/>
                                <w:right w:val="none" w:sz="0" w:space="0" w:color="auto"/>
                              </w:divBdr>
                            </w:div>
                            <w:div w:id="11427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2563">
                      <w:marLeft w:val="0"/>
                      <w:marRight w:val="0"/>
                      <w:marTop w:val="0"/>
                      <w:marBottom w:val="0"/>
                      <w:divBdr>
                        <w:top w:val="single" w:sz="4" w:space="4" w:color="F7F7FC"/>
                        <w:left w:val="none" w:sz="0" w:space="0" w:color="auto"/>
                        <w:bottom w:val="none" w:sz="0" w:space="0" w:color="auto"/>
                        <w:right w:val="none" w:sz="0" w:space="0" w:color="auto"/>
                      </w:divBdr>
                      <w:divsChild>
                        <w:div w:id="1407723851">
                          <w:marLeft w:val="0"/>
                          <w:marRight w:val="0"/>
                          <w:marTop w:val="0"/>
                          <w:marBottom w:val="0"/>
                          <w:divBdr>
                            <w:top w:val="none" w:sz="0" w:space="0" w:color="auto"/>
                            <w:left w:val="none" w:sz="0" w:space="0" w:color="auto"/>
                            <w:bottom w:val="none" w:sz="0" w:space="0" w:color="auto"/>
                            <w:right w:val="none" w:sz="0" w:space="0" w:color="auto"/>
                          </w:divBdr>
                          <w:divsChild>
                            <w:div w:id="1658806115">
                              <w:marLeft w:val="0"/>
                              <w:marRight w:val="0"/>
                              <w:marTop w:val="0"/>
                              <w:marBottom w:val="0"/>
                              <w:divBdr>
                                <w:top w:val="none" w:sz="0" w:space="0" w:color="auto"/>
                                <w:left w:val="none" w:sz="0" w:space="0" w:color="auto"/>
                                <w:bottom w:val="none" w:sz="0" w:space="0" w:color="auto"/>
                                <w:right w:val="none" w:sz="0" w:space="0" w:color="auto"/>
                              </w:divBdr>
                            </w:div>
                            <w:div w:id="179891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8700">
                      <w:marLeft w:val="0"/>
                      <w:marRight w:val="0"/>
                      <w:marTop w:val="0"/>
                      <w:marBottom w:val="0"/>
                      <w:divBdr>
                        <w:top w:val="single" w:sz="4" w:space="4" w:color="F7F7FC"/>
                        <w:left w:val="none" w:sz="0" w:space="0" w:color="auto"/>
                        <w:bottom w:val="none" w:sz="0" w:space="0" w:color="auto"/>
                        <w:right w:val="none" w:sz="0" w:space="0" w:color="auto"/>
                      </w:divBdr>
                      <w:divsChild>
                        <w:div w:id="136384790">
                          <w:marLeft w:val="0"/>
                          <w:marRight w:val="0"/>
                          <w:marTop w:val="0"/>
                          <w:marBottom w:val="0"/>
                          <w:divBdr>
                            <w:top w:val="none" w:sz="0" w:space="0" w:color="auto"/>
                            <w:left w:val="none" w:sz="0" w:space="0" w:color="auto"/>
                            <w:bottom w:val="none" w:sz="0" w:space="0" w:color="auto"/>
                            <w:right w:val="none" w:sz="0" w:space="0" w:color="auto"/>
                          </w:divBdr>
                        </w:div>
                        <w:div w:id="2106729103">
                          <w:marLeft w:val="0"/>
                          <w:marRight w:val="0"/>
                          <w:marTop w:val="0"/>
                          <w:marBottom w:val="0"/>
                          <w:divBdr>
                            <w:top w:val="none" w:sz="0" w:space="0" w:color="auto"/>
                            <w:left w:val="none" w:sz="0" w:space="0" w:color="auto"/>
                            <w:bottom w:val="none" w:sz="0" w:space="0" w:color="auto"/>
                            <w:right w:val="none" w:sz="0" w:space="0" w:color="auto"/>
                          </w:divBdr>
                        </w:div>
                      </w:divsChild>
                    </w:div>
                    <w:div w:id="823158987">
                      <w:marLeft w:val="0"/>
                      <w:marRight w:val="0"/>
                      <w:marTop w:val="0"/>
                      <w:marBottom w:val="0"/>
                      <w:divBdr>
                        <w:top w:val="single" w:sz="4" w:space="4" w:color="F7F7FC"/>
                        <w:left w:val="none" w:sz="0" w:space="0" w:color="auto"/>
                        <w:bottom w:val="none" w:sz="0" w:space="0" w:color="auto"/>
                        <w:right w:val="none" w:sz="0" w:space="0" w:color="auto"/>
                      </w:divBdr>
                      <w:divsChild>
                        <w:div w:id="892157287">
                          <w:marLeft w:val="0"/>
                          <w:marRight w:val="0"/>
                          <w:marTop w:val="0"/>
                          <w:marBottom w:val="0"/>
                          <w:divBdr>
                            <w:top w:val="none" w:sz="0" w:space="0" w:color="auto"/>
                            <w:left w:val="none" w:sz="0" w:space="0" w:color="auto"/>
                            <w:bottom w:val="none" w:sz="0" w:space="0" w:color="auto"/>
                            <w:right w:val="none" w:sz="0" w:space="0" w:color="auto"/>
                          </w:divBdr>
                        </w:div>
                      </w:divsChild>
                    </w:div>
                    <w:div w:id="1854109096">
                      <w:marLeft w:val="0"/>
                      <w:marRight w:val="0"/>
                      <w:marTop w:val="0"/>
                      <w:marBottom w:val="0"/>
                      <w:divBdr>
                        <w:top w:val="single" w:sz="4" w:space="4" w:color="F7F7FC"/>
                        <w:left w:val="none" w:sz="0" w:space="0" w:color="auto"/>
                        <w:bottom w:val="none" w:sz="0" w:space="0" w:color="auto"/>
                        <w:right w:val="none" w:sz="0" w:space="0" w:color="auto"/>
                      </w:divBdr>
                      <w:divsChild>
                        <w:div w:id="1261109855">
                          <w:marLeft w:val="0"/>
                          <w:marRight w:val="0"/>
                          <w:marTop w:val="0"/>
                          <w:marBottom w:val="0"/>
                          <w:divBdr>
                            <w:top w:val="none" w:sz="0" w:space="0" w:color="auto"/>
                            <w:left w:val="none" w:sz="0" w:space="0" w:color="auto"/>
                            <w:bottom w:val="none" w:sz="0" w:space="0" w:color="auto"/>
                            <w:right w:val="none" w:sz="0" w:space="0" w:color="auto"/>
                          </w:divBdr>
                          <w:divsChild>
                            <w:div w:id="1556430926">
                              <w:marLeft w:val="0"/>
                              <w:marRight w:val="0"/>
                              <w:marTop w:val="0"/>
                              <w:marBottom w:val="0"/>
                              <w:divBdr>
                                <w:top w:val="none" w:sz="0" w:space="0" w:color="auto"/>
                                <w:left w:val="none" w:sz="0" w:space="0" w:color="auto"/>
                                <w:bottom w:val="none" w:sz="0" w:space="0" w:color="auto"/>
                                <w:right w:val="none" w:sz="0" w:space="0" w:color="auto"/>
                              </w:divBdr>
                            </w:div>
                            <w:div w:id="1280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45849">
                      <w:marLeft w:val="0"/>
                      <w:marRight w:val="0"/>
                      <w:marTop w:val="0"/>
                      <w:marBottom w:val="0"/>
                      <w:divBdr>
                        <w:top w:val="single" w:sz="4" w:space="4" w:color="F7F7FC"/>
                        <w:left w:val="none" w:sz="0" w:space="0" w:color="auto"/>
                        <w:bottom w:val="none" w:sz="0" w:space="0" w:color="auto"/>
                        <w:right w:val="none" w:sz="0" w:space="0" w:color="auto"/>
                      </w:divBdr>
                      <w:divsChild>
                        <w:div w:id="1585146724">
                          <w:marLeft w:val="0"/>
                          <w:marRight w:val="0"/>
                          <w:marTop w:val="0"/>
                          <w:marBottom w:val="0"/>
                          <w:divBdr>
                            <w:top w:val="none" w:sz="0" w:space="0" w:color="auto"/>
                            <w:left w:val="none" w:sz="0" w:space="0" w:color="auto"/>
                            <w:bottom w:val="none" w:sz="0" w:space="0" w:color="auto"/>
                            <w:right w:val="none" w:sz="0" w:space="0" w:color="auto"/>
                          </w:divBdr>
                          <w:divsChild>
                            <w:div w:id="1598517986">
                              <w:marLeft w:val="0"/>
                              <w:marRight w:val="0"/>
                              <w:marTop w:val="0"/>
                              <w:marBottom w:val="0"/>
                              <w:divBdr>
                                <w:top w:val="none" w:sz="0" w:space="0" w:color="auto"/>
                                <w:left w:val="none" w:sz="0" w:space="0" w:color="auto"/>
                                <w:bottom w:val="none" w:sz="0" w:space="0" w:color="auto"/>
                                <w:right w:val="none" w:sz="0" w:space="0" w:color="auto"/>
                              </w:divBdr>
                            </w:div>
                            <w:div w:id="185742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43873">
                      <w:marLeft w:val="0"/>
                      <w:marRight w:val="0"/>
                      <w:marTop w:val="0"/>
                      <w:marBottom w:val="0"/>
                      <w:divBdr>
                        <w:top w:val="single" w:sz="4" w:space="4" w:color="F7F7FC"/>
                        <w:left w:val="none" w:sz="0" w:space="0" w:color="auto"/>
                        <w:bottom w:val="none" w:sz="0" w:space="0" w:color="auto"/>
                        <w:right w:val="none" w:sz="0" w:space="0" w:color="auto"/>
                      </w:divBdr>
                      <w:divsChild>
                        <w:div w:id="446437496">
                          <w:marLeft w:val="0"/>
                          <w:marRight w:val="0"/>
                          <w:marTop w:val="0"/>
                          <w:marBottom w:val="0"/>
                          <w:divBdr>
                            <w:top w:val="none" w:sz="0" w:space="0" w:color="auto"/>
                            <w:left w:val="none" w:sz="0" w:space="0" w:color="auto"/>
                            <w:bottom w:val="none" w:sz="0" w:space="0" w:color="auto"/>
                            <w:right w:val="none" w:sz="0" w:space="0" w:color="auto"/>
                          </w:divBdr>
                          <w:divsChild>
                            <w:div w:id="1122966939">
                              <w:marLeft w:val="0"/>
                              <w:marRight w:val="0"/>
                              <w:marTop w:val="0"/>
                              <w:marBottom w:val="0"/>
                              <w:divBdr>
                                <w:top w:val="none" w:sz="0" w:space="0" w:color="auto"/>
                                <w:left w:val="none" w:sz="0" w:space="0" w:color="auto"/>
                                <w:bottom w:val="none" w:sz="0" w:space="0" w:color="auto"/>
                                <w:right w:val="none" w:sz="0" w:space="0" w:color="auto"/>
                              </w:divBdr>
                            </w:div>
                            <w:div w:id="137646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5234">
                      <w:marLeft w:val="0"/>
                      <w:marRight w:val="0"/>
                      <w:marTop w:val="0"/>
                      <w:marBottom w:val="0"/>
                      <w:divBdr>
                        <w:top w:val="single" w:sz="4" w:space="4" w:color="F7F7FC"/>
                        <w:left w:val="none" w:sz="0" w:space="0" w:color="auto"/>
                        <w:bottom w:val="none" w:sz="0" w:space="0" w:color="auto"/>
                        <w:right w:val="none" w:sz="0" w:space="0" w:color="auto"/>
                      </w:divBdr>
                      <w:divsChild>
                        <w:div w:id="1974094164">
                          <w:marLeft w:val="0"/>
                          <w:marRight w:val="0"/>
                          <w:marTop w:val="0"/>
                          <w:marBottom w:val="0"/>
                          <w:divBdr>
                            <w:top w:val="none" w:sz="0" w:space="0" w:color="auto"/>
                            <w:left w:val="none" w:sz="0" w:space="0" w:color="auto"/>
                            <w:bottom w:val="none" w:sz="0" w:space="0" w:color="auto"/>
                            <w:right w:val="none" w:sz="0" w:space="0" w:color="auto"/>
                          </w:divBdr>
                          <w:divsChild>
                            <w:div w:id="312298307">
                              <w:marLeft w:val="0"/>
                              <w:marRight w:val="0"/>
                              <w:marTop w:val="0"/>
                              <w:marBottom w:val="0"/>
                              <w:divBdr>
                                <w:top w:val="none" w:sz="0" w:space="0" w:color="auto"/>
                                <w:left w:val="none" w:sz="0" w:space="0" w:color="auto"/>
                                <w:bottom w:val="none" w:sz="0" w:space="0" w:color="auto"/>
                                <w:right w:val="none" w:sz="0" w:space="0" w:color="auto"/>
                              </w:divBdr>
                            </w:div>
                            <w:div w:id="160230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3422">
                      <w:marLeft w:val="0"/>
                      <w:marRight w:val="0"/>
                      <w:marTop w:val="0"/>
                      <w:marBottom w:val="0"/>
                      <w:divBdr>
                        <w:top w:val="single" w:sz="4" w:space="4" w:color="F7F7FC"/>
                        <w:left w:val="none" w:sz="0" w:space="0" w:color="auto"/>
                        <w:bottom w:val="none" w:sz="0" w:space="0" w:color="auto"/>
                        <w:right w:val="none" w:sz="0" w:space="0" w:color="auto"/>
                      </w:divBdr>
                      <w:divsChild>
                        <w:div w:id="1890264263">
                          <w:marLeft w:val="0"/>
                          <w:marRight w:val="0"/>
                          <w:marTop w:val="0"/>
                          <w:marBottom w:val="0"/>
                          <w:divBdr>
                            <w:top w:val="none" w:sz="0" w:space="0" w:color="auto"/>
                            <w:left w:val="none" w:sz="0" w:space="0" w:color="auto"/>
                            <w:bottom w:val="none" w:sz="0" w:space="0" w:color="auto"/>
                            <w:right w:val="none" w:sz="0" w:space="0" w:color="auto"/>
                          </w:divBdr>
                          <w:divsChild>
                            <w:div w:id="1846168795">
                              <w:marLeft w:val="0"/>
                              <w:marRight w:val="0"/>
                              <w:marTop w:val="0"/>
                              <w:marBottom w:val="0"/>
                              <w:divBdr>
                                <w:top w:val="none" w:sz="0" w:space="0" w:color="auto"/>
                                <w:left w:val="none" w:sz="0" w:space="0" w:color="auto"/>
                                <w:bottom w:val="none" w:sz="0" w:space="0" w:color="auto"/>
                                <w:right w:val="none" w:sz="0" w:space="0" w:color="auto"/>
                              </w:divBdr>
                            </w:div>
                            <w:div w:id="211288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0053">
                      <w:marLeft w:val="0"/>
                      <w:marRight w:val="0"/>
                      <w:marTop w:val="0"/>
                      <w:marBottom w:val="0"/>
                      <w:divBdr>
                        <w:top w:val="single" w:sz="4" w:space="4" w:color="F7F7FC"/>
                        <w:left w:val="none" w:sz="0" w:space="0" w:color="auto"/>
                        <w:bottom w:val="none" w:sz="0" w:space="0" w:color="auto"/>
                        <w:right w:val="none" w:sz="0" w:space="0" w:color="auto"/>
                      </w:divBdr>
                      <w:divsChild>
                        <w:div w:id="843400803">
                          <w:marLeft w:val="0"/>
                          <w:marRight w:val="0"/>
                          <w:marTop w:val="0"/>
                          <w:marBottom w:val="0"/>
                          <w:divBdr>
                            <w:top w:val="none" w:sz="0" w:space="0" w:color="auto"/>
                            <w:left w:val="none" w:sz="0" w:space="0" w:color="auto"/>
                            <w:bottom w:val="none" w:sz="0" w:space="0" w:color="auto"/>
                            <w:right w:val="none" w:sz="0" w:space="0" w:color="auto"/>
                          </w:divBdr>
                        </w:div>
                      </w:divsChild>
                    </w:div>
                    <w:div w:id="806624832">
                      <w:marLeft w:val="0"/>
                      <w:marRight w:val="0"/>
                      <w:marTop w:val="0"/>
                      <w:marBottom w:val="0"/>
                      <w:divBdr>
                        <w:top w:val="single" w:sz="4" w:space="4" w:color="F7F7FC"/>
                        <w:left w:val="none" w:sz="0" w:space="0" w:color="auto"/>
                        <w:bottom w:val="none" w:sz="0" w:space="0" w:color="auto"/>
                        <w:right w:val="none" w:sz="0" w:space="0" w:color="auto"/>
                      </w:divBdr>
                      <w:divsChild>
                        <w:div w:id="2141682414">
                          <w:marLeft w:val="0"/>
                          <w:marRight w:val="0"/>
                          <w:marTop w:val="0"/>
                          <w:marBottom w:val="0"/>
                          <w:divBdr>
                            <w:top w:val="none" w:sz="0" w:space="0" w:color="auto"/>
                            <w:left w:val="none" w:sz="0" w:space="0" w:color="auto"/>
                            <w:bottom w:val="none" w:sz="0" w:space="0" w:color="auto"/>
                            <w:right w:val="none" w:sz="0" w:space="0" w:color="auto"/>
                          </w:divBdr>
                          <w:divsChild>
                            <w:div w:id="387073892">
                              <w:marLeft w:val="0"/>
                              <w:marRight w:val="0"/>
                              <w:marTop w:val="0"/>
                              <w:marBottom w:val="0"/>
                              <w:divBdr>
                                <w:top w:val="none" w:sz="0" w:space="0" w:color="auto"/>
                                <w:left w:val="none" w:sz="0" w:space="0" w:color="auto"/>
                                <w:bottom w:val="none" w:sz="0" w:space="0" w:color="auto"/>
                                <w:right w:val="none" w:sz="0" w:space="0" w:color="auto"/>
                              </w:divBdr>
                            </w:div>
                            <w:div w:id="172844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55991">
                      <w:marLeft w:val="0"/>
                      <w:marRight w:val="0"/>
                      <w:marTop w:val="0"/>
                      <w:marBottom w:val="0"/>
                      <w:divBdr>
                        <w:top w:val="single" w:sz="4" w:space="4" w:color="F7F7FC"/>
                        <w:left w:val="none" w:sz="0" w:space="0" w:color="auto"/>
                        <w:bottom w:val="none" w:sz="0" w:space="0" w:color="auto"/>
                        <w:right w:val="none" w:sz="0" w:space="0" w:color="auto"/>
                      </w:divBdr>
                      <w:divsChild>
                        <w:div w:id="586967095">
                          <w:marLeft w:val="0"/>
                          <w:marRight w:val="0"/>
                          <w:marTop w:val="0"/>
                          <w:marBottom w:val="0"/>
                          <w:divBdr>
                            <w:top w:val="none" w:sz="0" w:space="0" w:color="auto"/>
                            <w:left w:val="none" w:sz="0" w:space="0" w:color="auto"/>
                            <w:bottom w:val="none" w:sz="0" w:space="0" w:color="auto"/>
                            <w:right w:val="none" w:sz="0" w:space="0" w:color="auto"/>
                          </w:divBdr>
                          <w:divsChild>
                            <w:div w:id="42027549">
                              <w:marLeft w:val="0"/>
                              <w:marRight w:val="0"/>
                              <w:marTop w:val="0"/>
                              <w:marBottom w:val="0"/>
                              <w:divBdr>
                                <w:top w:val="none" w:sz="0" w:space="0" w:color="auto"/>
                                <w:left w:val="none" w:sz="0" w:space="0" w:color="auto"/>
                                <w:bottom w:val="none" w:sz="0" w:space="0" w:color="auto"/>
                                <w:right w:val="none" w:sz="0" w:space="0" w:color="auto"/>
                              </w:divBdr>
                            </w:div>
                            <w:div w:id="133484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149">
                      <w:marLeft w:val="0"/>
                      <w:marRight w:val="0"/>
                      <w:marTop w:val="0"/>
                      <w:marBottom w:val="0"/>
                      <w:divBdr>
                        <w:top w:val="single" w:sz="4" w:space="4" w:color="F7F7FC"/>
                        <w:left w:val="none" w:sz="0" w:space="0" w:color="auto"/>
                        <w:bottom w:val="none" w:sz="0" w:space="0" w:color="auto"/>
                        <w:right w:val="none" w:sz="0" w:space="0" w:color="auto"/>
                      </w:divBdr>
                      <w:divsChild>
                        <w:div w:id="739407526">
                          <w:marLeft w:val="0"/>
                          <w:marRight w:val="0"/>
                          <w:marTop w:val="0"/>
                          <w:marBottom w:val="0"/>
                          <w:divBdr>
                            <w:top w:val="none" w:sz="0" w:space="0" w:color="auto"/>
                            <w:left w:val="none" w:sz="0" w:space="0" w:color="auto"/>
                            <w:bottom w:val="none" w:sz="0" w:space="0" w:color="auto"/>
                            <w:right w:val="none" w:sz="0" w:space="0" w:color="auto"/>
                          </w:divBdr>
                          <w:divsChild>
                            <w:div w:id="1051615762">
                              <w:marLeft w:val="0"/>
                              <w:marRight w:val="0"/>
                              <w:marTop w:val="0"/>
                              <w:marBottom w:val="0"/>
                              <w:divBdr>
                                <w:top w:val="none" w:sz="0" w:space="0" w:color="auto"/>
                                <w:left w:val="none" w:sz="0" w:space="0" w:color="auto"/>
                                <w:bottom w:val="none" w:sz="0" w:space="0" w:color="auto"/>
                                <w:right w:val="none" w:sz="0" w:space="0" w:color="auto"/>
                              </w:divBdr>
                            </w:div>
                            <w:div w:id="304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964269">
                      <w:marLeft w:val="0"/>
                      <w:marRight w:val="0"/>
                      <w:marTop w:val="0"/>
                      <w:marBottom w:val="0"/>
                      <w:divBdr>
                        <w:top w:val="single" w:sz="4" w:space="4" w:color="F7F7FC"/>
                        <w:left w:val="none" w:sz="0" w:space="0" w:color="auto"/>
                        <w:bottom w:val="none" w:sz="0" w:space="0" w:color="auto"/>
                        <w:right w:val="none" w:sz="0" w:space="0" w:color="auto"/>
                      </w:divBdr>
                      <w:divsChild>
                        <w:div w:id="1029260097">
                          <w:marLeft w:val="0"/>
                          <w:marRight w:val="0"/>
                          <w:marTop w:val="0"/>
                          <w:marBottom w:val="0"/>
                          <w:divBdr>
                            <w:top w:val="none" w:sz="0" w:space="0" w:color="auto"/>
                            <w:left w:val="none" w:sz="0" w:space="0" w:color="auto"/>
                            <w:bottom w:val="none" w:sz="0" w:space="0" w:color="auto"/>
                            <w:right w:val="none" w:sz="0" w:space="0" w:color="auto"/>
                          </w:divBdr>
                          <w:divsChild>
                            <w:div w:id="1828862821">
                              <w:marLeft w:val="0"/>
                              <w:marRight w:val="0"/>
                              <w:marTop w:val="0"/>
                              <w:marBottom w:val="0"/>
                              <w:divBdr>
                                <w:top w:val="none" w:sz="0" w:space="0" w:color="auto"/>
                                <w:left w:val="none" w:sz="0" w:space="0" w:color="auto"/>
                                <w:bottom w:val="none" w:sz="0" w:space="0" w:color="auto"/>
                                <w:right w:val="none" w:sz="0" w:space="0" w:color="auto"/>
                              </w:divBdr>
                            </w:div>
                            <w:div w:id="83515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79513">
                      <w:marLeft w:val="0"/>
                      <w:marRight w:val="0"/>
                      <w:marTop w:val="0"/>
                      <w:marBottom w:val="0"/>
                      <w:divBdr>
                        <w:top w:val="single" w:sz="4" w:space="4" w:color="F7F7FC"/>
                        <w:left w:val="none" w:sz="0" w:space="0" w:color="auto"/>
                        <w:bottom w:val="none" w:sz="0" w:space="0" w:color="auto"/>
                        <w:right w:val="none" w:sz="0" w:space="0" w:color="auto"/>
                      </w:divBdr>
                      <w:divsChild>
                        <w:div w:id="2003311168">
                          <w:marLeft w:val="0"/>
                          <w:marRight w:val="0"/>
                          <w:marTop w:val="0"/>
                          <w:marBottom w:val="0"/>
                          <w:divBdr>
                            <w:top w:val="none" w:sz="0" w:space="0" w:color="auto"/>
                            <w:left w:val="none" w:sz="0" w:space="0" w:color="auto"/>
                            <w:bottom w:val="none" w:sz="0" w:space="0" w:color="auto"/>
                            <w:right w:val="none" w:sz="0" w:space="0" w:color="auto"/>
                          </w:divBdr>
                          <w:divsChild>
                            <w:div w:id="1609310474">
                              <w:marLeft w:val="0"/>
                              <w:marRight w:val="0"/>
                              <w:marTop w:val="0"/>
                              <w:marBottom w:val="0"/>
                              <w:divBdr>
                                <w:top w:val="none" w:sz="0" w:space="0" w:color="auto"/>
                                <w:left w:val="none" w:sz="0" w:space="0" w:color="auto"/>
                                <w:bottom w:val="none" w:sz="0" w:space="0" w:color="auto"/>
                                <w:right w:val="none" w:sz="0" w:space="0" w:color="auto"/>
                              </w:divBdr>
                            </w:div>
                            <w:div w:id="53565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31473">
                      <w:marLeft w:val="0"/>
                      <w:marRight w:val="0"/>
                      <w:marTop w:val="0"/>
                      <w:marBottom w:val="0"/>
                      <w:divBdr>
                        <w:top w:val="single" w:sz="4" w:space="4" w:color="F7F7FC"/>
                        <w:left w:val="none" w:sz="0" w:space="0" w:color="auto"/>
                        <w:bottom w:val="none" w:sz="0" w:space="0" w:color="auto"/>
                        <w:right w:val="none" w:sz="0" w:space="0" w:color="auto"/>
                      </w:divBdr>
                      <w:divsChild>
                        <w:div w:id="445077227">
                          <w:marLeft w:val="0"/>
                          <w:marRight w:val="0"/>
                          <w:marTop w:val="0"/>
                          <w:marBottom w:val="0"/>
                          <w:divBdr>
                            <w:top w:val="none" w:sz="0" w:space="0" w:color="auto"/>
                            <w:left w:val="none" w:sz="0" w:space="0" w:color="auto"/>
                            <w:bottom w:val="none" w:sz="0" w:space="0" w:color="auto"/>
                            <w:right w:val="none" w:sz="0" w:space="0" w:color="auto"/>
                          </w:divBdr>
                          <w:divsChild>
                            <w:div w:id="1373115506">
                              <w:marLeft w:val="0"/>
                              <w:marRight w:val="0"/>
                              <w:marTop w:val="0"/>
                              <w:marBottom w:val="0"/>
                              <w:divBdr>
                                <w:top w:val="none" w:sz="0" w:space="0" w:color="auto"/>
                                <w:left w:val="none" w:sz="0" w:space="0" w:color="auto"/>
                                <w:bottom w:val="none" w:sz="0" w:space="0" w:color="auto"/>
                                <w:right w:val="none" w:sz="0" w:space="0" w:color="auto"/>
                              </w:divBdr>
                            </w:div>
                            <w:div w:id="189500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8713">
                      <w:marLeft w:val="0"/>
                      <w:marRight w:val="0"/>
                      <w:marTop w:val="0"/>
                      <w:marBottom w:val="0"/>
                      <w:divBdr>
                        <w:top w:val="single" w:sz="4" w:space="4" w:color="F7F7FC"/>
                        <w:left w:val="none" w:sz="0" w:space="0" w:color="auto"/>
                        <w:bottom w:val="none" w:sz="0" w:space="0" w:color="auto"/>
                        <w:right w:val="none" w:sz="0" w:space="0" w:color="auto"/>
                      </w:divBdr>
                      <w:divsChild>
                        <w:div w:id="2066030302">
                          <w:marLeft w:val="0"/>
                          <w:marRight w:val="0"/>
                          <w:marTop w:val="0"/>
                          <w:marBottom w:val="0"/>
                          <w:divBdr>
                            <w:top w:val="none" w:sz="0" w:space="0" w:color="auto"/>
                            <w:left w:val="none" w:sz="0" w:space="0" w:color="auto"/>
                            <w:bottom w:val="none" w:sz="0" w:space="0" w:color="auto"/>
                            <w:right w:val="none" w:sz="0" w:space="0" w:color="auto"/>
                          </w:divBdr>
                          <w:divsChild>
                            <w:div w:id="1173303595">
                              <w:marLeft w:val="0"/>
                              <w:marRight w:val="0"/>
                              <w:marTop w:val="0"/>
                              <w:marBottom w:val="0"/>
                              <w:divBdr>
                                <w:top w:val="none" w:sz="0" w:space="0" w:color="auto"/>
                                <w:left w:val="none" w:sz="0" w:space="0" w:color="auto"/>
                                <w:bottom w:val="none" w:sz="0" w:space="0" w:color="auto"/>
                                <w:right w:val="none" w:sz="0" w:space="0" w:color="auto"/>
                              </w:divBdr>
                            </w:div>
                            <w:div w:id="168763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05934">
                      <w:marLeft w:val="0"/>
                      <w:marRight w:val="0"/>
                      <w:marTop w:val="0"/>
                      <w:marBottom w:val="0"/>
                      <w:divBdr>
                        <w:top w:val="single" w:sz="4" w:space="4" w:color="F7F7FC"/>
                        <w:left w:val="none" w:sz="0" w:space="0" w:color="auto"/>
                        <w:bottom w:val="none" w:sz="0" w:space="0" w:color="auto"/>
                        <w:right w:val="none" w:sz="0" w:space="0" w:color="auto"/>
                      </w:divBdr>
                      <w:divsChild>
                        <w:div w:id="578559914">
                          <w:marLeft w:val="0"/>
                          <w:marRight w:val="0"/>
                          <w:marTop w:val="0"/>
                          <w:marBottom w:val="0"/>
                          <w:divBdr>
                            <w:top w:val="none" w:sz="0" w:space="0" w:color="auto"/>
                            <w:left w:val="none" w:sz="0" w:space="0" w:color="auto"/>
                            <w:bottom w:val="none" w:sz="0" w:space="0" w:color="auto"/>
                            <w:right w:val="none" w:sz="0" w:space="0" w:color="auto"/>
                          </w:divBdr>
                          <w:divsChild>
                            <w:div w:id="573590894">
                              <w:marLeft w:val="0"/>
                              <w:marRight w:val="0"/>
                              <w:marTop w:val="0"/>
                              <w:marBottom w:val="0"/>
                              <w:divBdr>
                                <w:top w:val="none" w:sz="0" w:space="0" w:color="auto"/>
                                <w:left w:val="none" w:sz="0" w:space="0" w:color="auto"/>
                                <w:bottom w:val="none" w:sz="0" w:space="0" w:color="auto"/>
                                <w:right w:val="none" w:sz="0" w:space="0" w:color="auto"/>
                              </w:divBdr>
                            </w:div>
                            <w:div w:id="12146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29486">
                      <w:marLeft w:val="0"/>
                      <w:marRight w:val="0"/>
                      <w:marTop w:val="0"/>
                      <w:marBottom w:val="0"/>
                      <w:divBdr>
                        <w:top w:val="single" w:sz="4" w:space="4" w:color="F7F7FC"/>
                        <w:left w:val="none" w:sz="0" w:space="0" w:color="auto"/>
                        <w:bottom w:val="none" w:sz="0" w:space="0" w:color="auto"/>
                        <w:right w:val="none" w:sz="0" w:space="0" w:color="auto"/>
                      </w:divBdr>
                      <w:divsChild>
                        <w:div w:id="671563416">
                          <w:marLeft w:val="0"/>
                          <w:marRight w:val="0"/>
                          <w:marTop w:val="0"/>
                          <w:marBottom w:val="0"/>
                          <w:divBdr>
                            <w:top w:val="none" w:sz="0" w:space="0" w:color="auto"/>
                            <w:left w:val="none" w:sz="0" w:space="0" w:color="auto"/>
                            <w:bottom w:val="none" w:sz="0" w:space="0" w:color="auto"/>
                            <w:right w:val="none" w:sz="0" w:space="0" w:color="auto"/>
                          </w:divBdr>
                          <w:divsChild>
                            <w:div w:id="561058415">
                              <w:marLeft w:val="0"/>
                              <w:marRight w:val="0"/>
                              <w:marTop w:val="0"/>
                              <w:marBottom w:val="0"/>
                              <w:divBdr>
                                <w:top w:val="none" w:sz="0" w:space="0" w:color="auto"/>
                                <w:left w:val="none" w:sz="0" w:space="0" w:color="auto"/>
                                <w:bottom w:val="none" w:sz="0" w:space="0" w:color="auto"/>
                                <w:right w:val="none" w:sz="0" w:space="0" w:color="auto"/>
                              </w:divBdr>
                            </w:div>
                            <w:div w:id="112777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10620">
                      <w:marLeft w:val="0"/>
                      <w:marRight w:val="0"/>
                      <w:marTop w:val="0"/>
                      <w:marBottom w:val="0"/>
                      <w:divBdr>
                        <w:top w:val="single" w:sz="4" w:space="4" w:color="F7F7FC"/>
                        <w:left w:val="none" w:sz="0" w:space="0" w:color="auto"/>
                        <w:bottom w:val="none" w:sz="0" w:space="0" w:color="auto"/>
                        <w:right w:val="none" w:sz="0" w:space="0" w:color="auto"/>
                      </w:divBdr>
                      <w:divsChild>
                        <w:div w:id="1549342381">
                          <w:marLeft w:val="0"/>
                          <w:marRight w:val="0"/>
                          <w:marTop w:val="0"/>
                          <w:marBottom w:val="0"/>
                          <w:divBdr>
                            <w:top w:val="none" w:sz="0" w:space="0" w:color="auto"/>
                            <w:left w:val="none" w:sz="0" w:space="0" w:color="auto"/>
                            <w:bottom w:val="none" w:sz="0" w:space="0" w:color="auto"/>
                            <w:right w:val="none" w:sz="0" w:space="0" w:color="auto"/>
                          </w:divBdr>
                          <w:divsChild>
                            <w:div w:id="109935442">
                              <w:marLeft w:val="0"/>
                              <w:marRight w:val="0"/>
                              <w:marTop w:val="0"/>
                              <w:marBottom w:val="0"/>
                              <w:divBdr>
                                <w:top w:val="none" w:sz="0" w:space="0" w:color="auto"/>
                                <w:left w:val="none" w:sz="0" w:space="0" w:color="auto"/>
                                <w:bottom w:val="none" w:sz="0" w:space="0" w:color="auto"/>
                                <w:right w:val="none" w:sz="0" w:space="0" w:color="auto"/>
                              </w:divBdr>
                            </w:div>
                            <w:div w:id="7880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1872">
                      <w:marLeft w:val="0"/>
                      <w:marRight w:val="0"/>
                      <w:marTop w:val="0"/>
                      <w:marBottom w:val="0"/>
                      <w:divBdr>
                        <w:top w:val="single" w:sz="4" w:space="4" w:color="F7F7FC"/>
                        <w:left w:val="none" w:sz="0" w:space="0" w:color="auto"/>
                        <w:bottom w:val="none" w:sz="0" w:space="0" w:color="auto"/>
                        <w:right w:val="none" w:sz="0" w:space="0" w:color="auto"/>
                      </w:divBdr>
                      <w:divsChild>
                        <w:div w:id="2318408">
                          <w:marLeft w:val="0"/>
                          <w:marRight w:val="0"/>
                          <w:marTop w:val="0"/>
                          <w:marBottom w:val="0"/>
                          <w:divBdr>
                            <w:top w:val="none" w:sz="0" w:space="0" w:color="auto"/>
                            <w:left w:val="none" w:sz="0" w:space="0" w:color="auto"/>
                            <w:bottom w:val="none" w:sz="0" w:space="0" w:color="auto"/>
                            <w:right w:val="none" w:sz="0" w:space="0" w:color="auto"/>
                          </w:divBdr>
                          <w:divsChild>
                            <w:div w:id="747380867">
                              <w:marLeft w:val="0"/>
                              <w:marRight w:val="0"/>
                              <w:marTop w:val="0"/>
                              <w:marBottom w:val="0"/>
                              <w:divBdr>
                                <w:top w:val="none" w:sz="0" w:space="0" w:color="auto"/>
                                <w:left w:val="none" w:sz="0" w:space="0" w:color="auto"/>
                                <w:bottom w:val="none" w:sz="0" w:space="0" w:color="auto"/>
                                <w:right w:val="none" w:sz="0" w:space="0" w:color="auto"/>
                              </w:divBdr>
                            </w:div>
                            <w:div w:id="109559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13729">
                      <w:marLeft w:val="0"/>
                      <w:marRight w:val="0"/>
                      <w:marTop w:val="0"/>
                      <w:marBottom w:val="0"/>
                      <w:divBdr>
                        <w:top w:val="single" w:sz="4" w:space="4" w:color="F7F7FC"/>
                        <w:left w:val="none" w:sz="0" w:space="0" w:color="auto"/>
                        <w:bottom w:val="none" w:sz="0" w:space="0" w:color="auto"/>
                        <w:right w:val="none" w:sz="0" w:space="0" w:color="auto"/>
                      </w:divBdr>
                      <w:divsChild>
                        <w:div w:id="684091967">
                          <w:marLeft w:val="0"/>
                          <w:marRight w:val="0"/>
                          <w:marTop w:val="0"/>
                          <w:marBottom w:val="0"/>
                          <w:divBdr>
                            <w:top w:val="none" w:sz="0" w:space="0" w:color="auto"/>
                            <w:left w:val="none" w:sz="0" w:space="0" w:color="auto"/>
                            <w:bottom w:val="none" w:sz="0" w:space="0" w:color="auto"/>
                            <w:right w:val="none" w:sz="0" w:space="0" w:color="auto"/>
                          </w:divBdr>
                          <w:divsChild>
                            <w:div w:id="437528882">
                              <w:marLeft w:val="0"/>
                              <w:marRight w:val="0"/>
                              <w:marTop w:val="0"/>
                              <w:marBottom w:val="0"/>
                              <w:divBdr>
                                <w:top w:val="none" w:sz="0" w:space="0" w:color="auto"/>
                                <w:left w:val="none" w:sz="0" w:space="0" w:color="auto"/>
                                <w:bottom w:val="none" w:sz="0" w:space="0" w:color="auto"/>
                                <w:right w:val="none" w:sz="0" w:space="0" w:color="auto"/>
                              </w:divBdr>
                            </w:div>
                            <w:div w:id="17427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7880">
                      <w:marLeft w:val="0"/>
                      <w:marRight w:val="0"/>
                      <w:marTop w:val="0"/>
                      <w:marBottom w:val="0"/>
                      <w:divBdr>
                        <w:top w:val="single" w:sz="4" w:space="4" w:color="F7F7FC"/>
                        <w:left w:val="none" w:sz="0" w:space="0" w:color="auto"/>
                        <w:bottom w:val="none" w:sz="0" w:space="0" w:color="auto"/>
                        <w:right w:val="none" w:sz="0" w:space="0" w:color="auto"/>
                      </w:divBdr>
                      <w:divsChild>
                        <w:div w:id="1548449770">
                          <w:marLeft w:val="0"/>
                          <w:marRight w:val="0"/>
                          <w:marTop w:val="0"/>
                          <w:marBottom w:val="0"/>
                          <w:divBdr>
                            <w:top w:val="none" w:sz="0" w:space="0" w:color="auto"/>
                            <w:left w:val="none" w:sz="0" w:space="0" w:color="auto"/>
                            <w:bottom w:val="none" w:sz="0" w:space="0" w:color="auto"/>
                            <w:right w:val="none" w:sz="0" w:space="0" w:color="auto"/>
                          </w:divBdr>
                          <w:divsChild>
                            <w:div w:id="725178169">
                              <w:marLeft w:val="0"/>
                              <w:marRight w:val="0"/>
                              <w:marTop w:val="0"/>
                              <w:marBottom w:val="0"/>
                              <w:divBdr>
                                <w:top w:val="none" w:sz="0" w:space="0" w:color="auto"/>
                                <w:left w:val="none" w:sz="0" w:space="0" w:color="auto"/>
                                <w:bottom w:val="none" w:sz="0" w:space="0" w:color="auto"/>
                                <w:right w:val="none" w:sz="0" w:space="0" w:color="auto"/>
                              </w:divBdr>
                            </w:div>
                            <w:div w:id="145806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7348">
                      <w:marLeft w:val="0"/>
                      <w:marRight w:val="0"/>
                      <w:marTop w:val="0"/>
                      <w:marBottom w:val="0"/>
                      <w:divBdr>
                        <w:top w:val="single" w:sz="4" w:space="4" w:color="F7F7FC"/>
                        <w:left w:val="none" w:sz="0" w:space="0" w:color="auto"/>
                        <w:bottom w:val="none" w:sz="0" w:space="0" w:color="auto"/>
                        <w:right w:val="none" w:sz="0" w:space="0" w:color="auto"/>
                      </w:divBdr>
                      <w:divsChild>
                        <w:div w:id="1070924120">
                          <w:marLeft w:val="0"/>
                          <w:marRight w:val="0"/>
                          <w:marTop w:val="0"/>
                          <w:marBottom w:val="0"/>
                          <w:divBdr>
                            <w:top w:val="none" w:sz="0" w:space="0" w:color="auto"/>
                            <w:left w:val="none" w:sz="0" w:space="0" w:color="auto"/>
                            <w:bottom w:val="none" w:sz="0" w:space="0" w:color="auto"/>
                            <w:right w:val="none" w:sz="0" w:space="0" w:color="auto"/>
                          </w:divBdr>
                          <w:divsChild>
                            <w:div w:id="1233156839">
                              <w:marLeft w:val="0"/>
                              <w:marRight w:val="0"/>
                              <w:marTop w:val="0"/>
                              <w:marBottom w:val="0"/>
                              <w:divBdr>
                                <w:top w:val="none" w:sz="0" w:space="0" w:color="auto"/>
                                <w:left w:val="none" w:sz="0" w:space="0" w:color="auto"/>
                                <w:bottom w:val="none" w:sz="0" w:space="0" w:color="auto"/>
                                <w:right w:val="none" w:sz="0" w:space="0" w:color="auto"/>
                              </w:divBdr>
                            </w:div>
                            <w:div w:id="68964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5049">
                      <w:marLeft w:val="0"/>
                      <w:marRight w:val="0"/>
                      <w:marTop w:val="0"/>
                      <w:marBottom w:val="0"/>
                      <w:divBdr>
                        <w:top w:val="single" w:sz="4" w:space="4" w:color="F7F7FC"/>
                        <w:left w:val="none" w:sz="0" w:space="0" w:color="auto"/>
                        <w:bottom w:val="none" w:sz="0" w:space="0" w:color="auto"/>
                        <w:right w:val="none" w:sz="0" w:space="0" w:color="auto"/>
                      </w:divBdr>
                      <w:divsChild>
                        <w:div w:id="429664238">
                          <w:marLeft w:val="0"/>
                          <w:marRight w:val="0"/>
                          <w:marTop w:val="0"/>
                          <w:marBottom w:val="0"/>
                          <w:divBdr>
                            <w:top w:val="none" w:sz="0" w:space="0" w:color="auto"/>
                            <w:left w:val="none" w:sz="0" w:space="0" w:color="auto"/>
                            <w:bottom w:val="none" w:sz="0" w:space="0" w:color="auto"/>
                            <w:right w:val="none" w:sz="0" w:space="0" w:color="auto"/>
                          </w:divBdr>
                          <w:divsChild>
                            <w:div w:id="1894148008">
                              <w:marLeft w:val="0"/>
                              <w:marRight w:val="0"/>
                              <w:marTop w:val="0"/>
                              <w:marBottom w:val="0"/>
                              <w:divBdr>
                                <w:top w:val="none" w:sz="0" w:space="0" w:color="auto"/>
                                <w:left w:val="none" w:sz="0" w:space="0" w:color="auto"/>
                                <w:bottom w:val="none" w:sz="0" w:space="0" w:color="auto"/>
                                <w:right w:val="none" w:sz="0" w:space="0" w:color="auto"/>
                              </w:divBdr>
                            </w:div>
                            <w:div w:id="12008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1522">
                      <w:marLeft w:val="0"/>
                      <w:marRight w:val="0"/>
                      <w:marTop w:val="0"/>
                      <w:marBottom w:val="0"/>
                      <w:divBdr>
                        <w:top w:val="single" w:sz="4" w:space="4" w:color="F7F7FC"/>
                        <w:left w:val="none" w:sz="0" w:space="0" w:color="auto"/>
                        <w:bottom w:val="none" w:sz="0" w:space="0" w:color="auto"/>
                        <w:right w:val="none" w:sz="0" w:space="0" w:color="auto"/>
                      </w:divBdr>
                      <w:divsChild>
                        <w:div w:id="221018266">
                          <w:marLeft w:val="0"/>
                          <w:marRight w:val="0"/>
                          <w:marTop w:val="0"/>
                          <w:marBottom w:val="0"/>
                          <w:divBdr>
                            <w:top w:val="none" w:sz="0" w:space="0" w:color="auto"/>
                            <w:left w:val="none" w:sz="0" w:space="0" w:color="auto"/>
                            <w:bottom w:val="none" w:sz="0" w:space="0" w:color="auto"/>
                            <w:right w:val="none" w:sz="0" w:space="0" w:color="auto"/>
                          </w:divBdr>
                          <w:divsChild>
                            <w:div w:id="764762601">
                              <w:marLeft w:val="0"/>
                              <w:marRight w:val="0"/>
                              <w:marTop w:val="0"/>
                              <w:marBottom w:val="0"/>
                              <w:divBdr>
                                <w:top w:val="none" w:sz="0" w:space="0" w:color="auto"/>
                                <w:left w:val="none" w:sz="0" w:space="0" w:color="auto"/>
                                <w:bottom w:val="none" w:sz="0" w:space="0" w:color="auto"/>
                                <w:right w:val="none" w:sz="0" w:space="0" w:color="auto"/>
                              </w:divBdr>
                            </w:div>
                            <w:div w:id="154803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4840">
                      <w:marLeft w:val="0"/>
                      <w:marRight w:val="0"/>
                      <w:marTop w:val="0"/>
                      <w:marBottom w:val="0"/>
                      <w:divBdr>
                        <w:top w:val="single" w:sz="4" w:space="4" w:color="F7F7FC"/>
                        <w:left w:val="none" w:sz="0" w:space="0" w:color="auto"/>
                        <w:bottom w:val="none" w:sz="0" w:space="0" w:color="auto"/>
                        <w:right w:val="none" w:sz="0" w:space="0" w:color="auto"/>
                      </w:divBdr>
                      <w:divsChild>
                        <w:div w:id="1954708929">
                          <w:marLeft w:val="0"/>
                          <w:marRight w:val="0"/>
                          <w:marTop w:val="0"/>
                          <w:marBottom w:val="0"/>
                          <w:divBdr>
                            <w:top w:val="none" w:sz="0" w:space="0" w:color="auto"/>
                            <w:left w:val="none" w:sz="0" w:space="0" w:color="auto"/>
                            <w:bottom w:val="none" w:sz="0" w:space="0" w:color="auto"/>
                            <w:right w:val="none" w:sz="0" w:space="0" w:color="auto"/>
                          </w:divBdr>
                          <w:divsChild>
                            <w:div w:id="526017635">
                              <w:marLeft w:val="0"/>
                              <w:marRight w:val="0"/>
                              <w:marTop w:val="0"/>
                              <w:marBottom w:val="0"/>
                              <w:divBdr>
                                <w:top w:val="none" w:sz="0" w:space="0" w:color="auto"/>
                                <w:left w:val="none" w:sz="0" w:space="0" w:color="auto"/>
                                <w:bottom w:val="none" w:sz="0" w:space="0" w:color="auto"/>
                                <w:right w:val="none" w:sz="0" w:space="0" w:color="auto"/>
                              </w:divBdr>
                            </w:div>
                            <w:div w:id="10736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12042">
                      <w:marLeft w:val="0"/>
                      <w:marRight w:val="0"/>
                      <w:marTop w:val="0"/>
                      <w:marBottom w:val="0"/>
                      <w:divBdr>
                        <w:top w:val="single" w:sz="4" w:space="4" w:color="F7F7FC"/>
                        <w:left w:val="none" w:sz="0" w:space="0" w:color="auto"/>
                        <w:bottom w:val="none" w:sz="0" w:space="0" w:color="auto"/>
                        <w:right w:val="none" w:sz="0" w:space="0" w:color="auto"/>
                      </w:divBdr>
                      <w:divsChild>
                        <w:div w:id="1302464920">
                          <w:marLeft w:val="0"/>
                          <w:marRight w:val="0"/>
                          <w:marTop w:val="0"/>
                          <w:marBottom w:val="0"/>
                          <w:divBdr>
                            <w:top w:val="none" w:sz="0" w:space="0" w:color="auto"/>
                            <w:left w:val="none" w:sz="0" w:space="0" w:color="auto"/>
                            <w:bottom w:val="none" w:sz="0" w:space="0" w:color="auto"/>
                            <w:right w:val="none" w:sz="0" w:space="0" w:color="auto"/>
                          </w:divBdr>
                          <w:divsChild>
                            <w:div w:id="1458911914">
                              <w:marLeft w:val="0"/>
                              <w:marRight w:val="0"/>
                              <w:marTop w:val="0"/>
                              <w:marBottom w:val="0"/>
                              <w:divBdr>
                                <w:top w:val="none" w:sz="0" w:space="0" w:color="auto"/>
                                <w:left w:val="none" w:sz="0" w:space="0" w:color="auto"/>
                                <w:bottom w:val="none" w:sz="0" w:space="0" w:color="auto"/>
                                <w:right w:val="none" w:sz="0" w:space="0" w:color="auto"/>
                              </w:divBdr>
                            </w:div>
                            <w:div w:id="65896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09">
                      <w:marLeft w:val="0"/>
                      <w:marRight w:val="0"/>
                      <w:marTop w:val="0"/>
                      <w:marBottom w:val="0"/>
                      <w:divBdr>
                        <w:top w:val="single" w:sz="4" w:space="4" w:color="F7F7FC"/>
                        <w:left w:val="none" w:sz="0" w:space="0" w:color="auto"/>
                        <w:bottom w:val="none" w:sz="0" w:space="0" w:color="auto"/>
                        <w:right w:val="none" w:sz="0" w:space="0" w:color="auto"/>
                      </w:divBdr>
                      <w:divsChild>
                        <w:div w:id="596668897">
                          <w:marLeft w:val="0"/>
                          <w:marRight w:val="0"/>
                          <w:marTop w:val="0"/>
                          <w:marBottom w:val="0"/>
                          <w:divBdr>
                            <w:top w:val="none" w:sz="0" w:space="0" w:color="auto"/>
                            <w:left w:val="none" w:sz="0" w:space="0" w:color="auto"/>
                            <w:bottom w:val="none" w:sz="0" w:space="0" w:color="auto"/>
                            <w:right w:val="none" w:sz="0" w:space="0" w:color="auto"/>
                          </w:divBdr>
                          <w:divsChild>
                            <w:div w:id="161243429">
                              <w:marLeft w:val="0"/>
                              <w:marRight w:val="0"/>
                              <w:marTop w:val="0"/>
                              <w:marBottom w:val="0"/>
                              <w:divBdr>
                                <w:top w:val="none" w:sz="0" w:space="0" w:color="auto"/>
                                <w:left w:val="none" w:sz="0" w:space="0" w:color="auto"/>
                                <w:bottom w:val="none" w:sz="0" w:space="0" w:color="auto"/>
                                <w:right w:val="none" w:sz="0" w:space="0" w:color="auto"/>
                              </w:divBdr>
                            </w:div>
                            <w:div w:id="19614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58950">
                      <w:marLeft w:val="0"/>
                      <w:marRight w:val="0"/>
                      <w:marTop w:val="0"/>
                      <w:marBottom w:val="0"/>
                      <w:divBdr>
                        <w:top w:val="single" w:sz="4" w:space="4" w:color="F7F7FC"/>
                        <w:left w:val="none" w:sz="0" w:space="0" w:color="auto"/>
                        <w:bottom w:val="none" w:sz="0" w:space="0" w:color="auto"/>
                        <w:right w:val="none" w:sz="0" w:space="0" w:color="auto"/>
                      </w:divBdr>
                      <w:divsChild>
                        <w:div w:id="1651909867">
                          <w:marLeft w:val="0"/>
                          <w:marRight w:val="0"/>
                          <w:marTop w:val="0"/>
                          <w:marBottom w:val="0"/>
                          <w:divBdr>
                            <w:top w:val="none" w:sz="0" w:space="0" w:color="auto"/>
                            <w:left w:val="none" w:sz="0" w:space="0" w:color="auto"/>
                            <w:bottom w:val="none" w:sz="0" w:space="0" w:color="auto"/>
                            <w:right w:val="none" w:sz="0" w:space="0" w:color="auto"/>
                          </w:divBdr>
                          <w:divsChild>
                            <w:div w:id="2101752436">
                              <w:marLeft w:val="0"/>
                              <w:marRight w:val="0"/>
                              <w:marTop w:val="0"/>
                              <w:marBottom w:val="0"/>
                              <w:divBdr>
                                <w:top w:val="none" w:sz="0" w:space="0" w:color="auto"/>
                                <w:left w:val="none" w:sz="0" w:space="0" w:color="auto"/>
                                <w:bottom w:val="none" w:sz="0" w:space="0" w:color="auto"/>
                                <w:right w:val="none" w:sz="0" w:space="0" w:color="auto"/>
                              </w:divBdr>
                            </w:div>
                            <w:div w:id="38734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3547">
                      <w:marLeft w:val="0"/>
                      <w:marRight w:val="0"/>
                      <w:marTop w:val="0"/>
                      <w:marBottom w:val="0"/>
                      <w:divBdr>
                        <w:top w:val="single" w:sz="4" w:space="4" w:color="F7F7FC"/>
                        <w:left w:val="none" w:sz="0" w:space="0" w:color="auto"/>
                        <w:bottom w:val="none" w:sz="0" w:space="0" w:color="auto"/>
                        <w:right w:val="none" w:sz="0" w:space="0" w:color="auto"/>
                      </w:divBdr>
                      <w:divsChild>
                        <w:div w:id="908925718">
                          <w:marLeft w:val="0"/>
                          <w:marRight w:val="0"/>
                          <w:marTop w:val="0"/>
                          <w:marBottom w:val="0"/>
                          <w:divBdr>
                            <w:top w:val="none" w:sz="0" w:space="0" w:color="auto"/>
                            <w:left w:val="none" w:sz="0" w:space="0" w:color="auto"/>
                            <w:bottom w:val="none" w:sz="0" w:space="0" w:color="auto"/>
                            <w:right w:val="none" w:sz="0" w:space="0" w:color="auto"/>
                          </w:divBdr>
                          <w:divsChild>
                            <w:div w:id="856307486">
                              <w:marLeft w:val="0"/>
                              <w:marRight w:val="0"/>
                              <w:marTop w:val="0"/>
                              <w:marBottom w:val="0"/>
                              <w:divBdr>
                                <w:top w:val="none" w:sz="0" w:space="0" w:color="auto"/>
                                <w:left w:val="none" w:sz="0" w:space="0" w:color="auto"/>
                                <w:bottom w:val="none" w:sz="0" w:space="0" w:color="auto"/>
                                <w:right w:val="none" w:sz="0" w:space="0" w:color="auto"/>
                              </w:divBdr>
                            </w:div>
                            <w:div w:id="2428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30579">
                      <w:marLeft w:val="0"/>
                      <w:marRight w:val="0"/>
                      <w:marTop w:val="0"/>
                      <w:marBottom w:val="0"/>
                      <w:divBdr>
                        <w:top w:val="single" w:sz="4" w:space="4" w:color="F7F7FC"/>
                        <w:left w:val="none" w:sz="0" w:space="0" w:color="auto"/>
                        <w:bottom w:val="none" w:sz="0" w:space="0" w:color="auto"/>
                        <w:right w:val="none" w:sz="0" w:space="0" w:color="auto"/>
                      </w:divBdr>
                      <w:divsChild>
                        <w:div w:id="751051759">
                          <w:marLeft w:val="0"/>
                          <w:marRight w:val="0"/>
                          <w:marTop w:val="0"/>
                          <w:marBottom w:val="0"/>
                          <w:divBdr>
                            <w:top w:val="none" w:sz="0" w:space="0" w:color="auto"/>
                            <w:left w:val="none" w:sz="0" w:space="0" w:color="auto"/>
                            <w:bottom w:val="none" w:sz="0" w:space="0" w:color="auto"/>
                            <w:right w:val="none" w:sz="0" w:space="0" w:color="auto"/>
                          </w:divBdr>
                          <w:divsChild>
                            <w:div w:id="419983563">
                              <w:marLeft w:val="0"/>
                              <w:marRight w:val="0"/>
                              <w:marTop w:val="0"/>
                              <w:marBottom w:val="0"/>
                              <w:divBdr>
                                <w:top w:val="none" w:sz="0" w:space="0" w:color="auto"/>
                                <w:left w:val="none" w:sz="0" w:space="0" w:color="auto"/>
                                <w:bottom w:val="none" w:sz="0" w:space="0" w:color="auto"/>
                                <w:right w:val="none" w:sz="0" w:space="0" w:color="auto"/>
                              </w:divBdr>
                            </w:div>
                            <w:div w:id="10820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3951">
                      <w:marLeft w:val="0"/>
                      <w:marRight w:val="0"/>
                      <w:marTop w:val="0"/>
                      <w:marBottom w:val="0"/>
                      <w:divBdr>
                        <w:top w:val="single" w:sz="4" w:space="4" w:color="F7F7FC"/>
                        <w:left w:val="none" w:sz="0" w:space="0" w:color="auto"/>
                        <w:bottom w:val="none" w:sz="0" w:space="0" w:color="auto"/>
                        <w:right w:val="none" w:sz="0" w:space="0" w:color="auto"/>
                      </w:divBdr>
                      <w:divsChild>
                        <w:div w:id="1953050820">
                          <w:marLeft w:val="0"/>
                          <w:marRight w:val="0"/>
                          <w:marTop w:val="0"/>
                          <w:marBottom w:val="0"/>
                          <w:divBdr>
                            <w:top w:val="none" w:sz="0" w:space="0" w:color="auto"/>
                            <w:left w:val="none" w:sz="0" w:space="0" w:color="auto"/>
                            <w:bottom w:val="none" w:sz="0" w:space="0" w:color="auto"/>
                            <w:right w:val="none" w:sz="0" w:space="0" w:color="auto"/>
                          </w:divBdr>
                          <w:divsChild>
                            <w:div w:id="1810703516">
                              <w:marLeft w:val="0"/>
                              <w:marRight w:val="0"/>
                              <w:marTop w:val="0"/>
                              <w:marBottom w:val="0"/>
                              <w:divBdr>
                                <w:top w:val="none" w:sz="0" w:space="0" w:color="auto"/>
                                <w:left w:val="none" w:sz="0" w:space="0" w:color="auto"/>
                                <w:bottom w:val="none" w:sz="0" w:space="0" w:color="auto"/>
                                <w:right w:val="none" w:sz="0" w:space="0" w:color="auto"/>
                              </w:divBdr>
                            </w:div>
                            <w:div w:id="207693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76621">
                      <w:marLeft w:val="0"/>
                      <w:marRight w:val="0"/>
                      <w:marTop w:val="19"/>
                      <w:marBottom w:val="19"/>
                      <w:divBdr>
                        <w:top w:val="single" w:sz="4" w:space="4" w:color="F7F7FC"/>
                        <w:left w:val="none" w:sz="0" w:space="0" w:color="auto"/>
                        <w:bottom w:val="none" w:sz="0" w:space="0" w:color="auto"/>
                        <w:right w:val="none" w:sz="0" w:space="0" w:color="auto"/>
                      </w:divBdr>
                      <w:divsChild>
                        <w:div w:id="805775934">
                          <w:marLeft w:val="0"/>
                          <w:marRight w:val="0"/>
                          <w:marTop w:val="0"/>
                          <w:marBottom w:val="0"/>
                          <w:divBdr>
                            <w:top w:val="none" w:sz="0" w:space="0" w:color="auto"/>
                            <w:left w:val="none" w:sz="0" w:space="0" w:color="auto"/>
                            <w:bottom w:val="none" w:sz="0" w:space="0" w:color="auto"/>
                            <w:right w:val="none" w:sz="0" w:space="0" w:color="auto"/>
                          </w:divBdr>
                          <w:divsChild>
                            <w:div w:id="194191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460656">
                  <w:marLeft w:val="0"/>
                  <w:marRight w:val="0"/>
                  <w:marTop w:val="0"/>
                  <w:marBottom w:val="0"/>
                  <w:divBdr>
                    <w:top w:val="single" w:sz="4" w:space="3" w:color="F4F5F6"/>
                    <w:left w:val="none" w:sz="0" w:space="0" w:color="auto"/>
                    <w:bottom w:val="none" w:sz="0" w:space="0" w:color="auto"/>
                    <w:right w:val="none" w:sz="0" w:space="0" w:color="auto"/>
                  </w:divBdr>
                </w:div>
              </w:divsChild>
            </w:div>
          </w:divsChild>
        </w:div>
        <w:div w:id="838739522">
          <w:marLeft w:val="0"/>
          <w:marRight w:val="0"/>
          <w:marTop w:val="0"/>
          <w:marBottom w:val="0"/>
          <w:divBdr>
            <w:top w:val="none" w:sz="0" w:space="0" w:color="auto"/>
            <w:left w:val="none" w:sz="0" w:space="0" w:color="auto"/>
            <w:bottom w:val="none" w:sz="0" w:space="0" w:color="auto"/>
            <w:right w:val="none" w:sz="0" w:space="0" w:color="auto"/>
          </w:divBdr>
          <w:divsChild>
            <w:div w:id="6480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_36667170" TargetMode="External"/><Relationship Id="rId117" Type="http://schemas.openxmlformats.org/officeDocument/2006/relationships/image" Target="media/image74.png"/><Relationship Id="rId21" Type="http://schemas.openxmlformats.org/officeDocument/2006/relationships/hyperlink" Target="https://mp.csdn.net/" TargetMode="External"/><Relationship Id="rId42" Type="http://schemas.openxmlformats.org/officeDocument/2006/relationships/hyperlink" Target="https://blog.csdn.net/qq_36667170/category_9818302.html" TargetMode="External"/><Relationship Id="rId47" Type="http://schemas.openxmlformats.org/officeDocument/2006/relationships/image" Target="media/image16.jpeg"/><Relationship Id="rId63" Type="http://schemas.openxmlformats.org/officeDocument/2006/relationships/hyperlink" Target="https://blog.csdn.net/qq_36667170/article/details/79084166" TargetMode="External"/><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image" Target="media/image47.png"/><Relationship Id="rId112" Type="http://schemas.openxmlformats.org/officeDocument/2006/relationships/image" Target="media/image70.png"/><Relationship Id="rId133" Type="http://schemas.openxmlformats.org/officeDocument/2006/relationships/hyperlink" Target="https://blog.csdn.net/blogdevteam/article/details/103478461" TargetMode="External"/><Relationship Id="rId138" Type="http://schemas.openxmlformats.org/officeDocument/2006/relationships/image" Target="media/image87.png"/><Relationship Id="rId16" Type="http://schemas.openxmlformats.org/officeDocument/2006/relationships/hyperlink" Target="https://www.csdn.net/apps/download" TargetMode="External"/><Relationship Id="rId107" Type="http://schemas.openxmlformats.org/officeDocument/2006/relationships/image" Target="media/image65.png"/><Relationship Id="rId11" Type="http://schemas.openxmlformats.org/officeDocument/2006/relationships/hyperlink" Target="https://download.csdn.net/"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19.jpeg"/><Relationship Id="rId58" Type="http://schemas.openxmlformats.org/officeDocument/2006/relationships/hyperlink" Target="https://blog.csdn.net/qq_36667170/category_7562682.html" TargetMode="External"/><Relationship Id="rId74" Type="http://schemas.openxmlformats.org/officeDocument/2006/relationships/image" Target="media/image32.png"/><Relationship Id="rId79" Type="http://schemas.openxmlformats.org/officeDocument/2006/relationships/image" Target="media/image37.png"/><Relationship Id="rId102" Type="http://schemas.openxmlformats.org/officeDocument/2006/relationships/image" Target="media/image60.png"/><Relationship Id="rId123" Type="http://schemas.openxmlformats.org/officeDocument/2006/relationships/image" Target="media/image79.png"/><Relationship Id="rId128" Type="http://schemas.openxmlformats.org/officeDocument/2006/relationships/hyperlink" Target="https://me.csdn.net/Zhu4010" TargetMode="External"/><Relationship Id="rId144" Type="http://schemas.openxmlformats.org/officeDocument/2006/relationships/hyperlink" Target="https://me.csdn.net/weixin_45328723" TargetMode="External"/><Relationship Id="rId149" Type="http://schemas.openxmlformats.org/officeDocument/2006/relationships/image" Target="media/image92.jpeg"/><Relationship Id="rId5" Type="http://schemas.openxmlformats.org/officeDocument/2006/relationships/footnotes" Target="footnote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hyperlink" Target="https://passport.csdn.net/account/login" TargetMode="External"/><Relationship Id="rId27" Type="http://schemas.openxmlformats.org/officeDocument/2006/relationships/hyperlink" Target="https://blog.csdn.net/qq_36667170" TargetMode="External"/><Relationship Id="rId43" Type="http://schemas.openxmlformats.org/officeDocument/2006/relationships/image" Target="media/image14.jpeg"/><Relationship Id="rId48" Type="http://schemas.openxmlformats.org/officeDocument/2006/relationships/hyperlink" Target="https://blog.csdn.net/qq_36667170/category_7499588.html" TargetMode="External"/><Relationship Id="rId64" Type="http://schemas.openxmlformats.org/officeDocument/2006/relationships/hyperlink" Target="https://blog.csdn.net/qq_36667170/article/details/79067306" TargetMode="External"/><Relationship Id="rId69" Type="http://schemas.openxmlformats.org/officeDocument/2006/relationships/image" Target="media/image27.png"/><Relationship Id="rId113" Type="http://schemas.openxmlformats.org/officeDocument/2006/relationships/image" Target="media/image71.png"/><Relationship Id="rId118" Type="http://schemas.openxmlformats.org/officeDocument/2006/relationships/hyperlink" Target="javascript:;" TargetMode="External"/><Relationship Id="rId134" Type="http://schemas.openxmlformats.org/officeDocument/2006/relationships/image" Target="media/image85.png"/><Relationship Id="rId139" Type="http://schemas.openxmlformats.org/officeDocument/2006/relationships/hyperlink" Target="https://me.csdn.net/weixin_45226922" TargetMode="External"/><Relationship Id="rId80" Type="http://schemas.openxmlformats.org/officeDocument/2006/relationships/image" Target="media/image38.png"/><Relationship Id="rId85" Type="http://schemas.openxmlformats.org/officeDocument/2006/relationships/image" Target="media/image43.png"/><Relationship Id="rId150" Type="http://schemas.openxmlformats.org/officeDocument/2006/relationships/image" Target="media/image93.png"/><Relationship Id="rId12" Type="http://schemas.openxmlformats.org/officeDocument/2006/relationships/hyperlink" Target="https://bbs.csdn.net/" TargetMode="External"/><Relationship Id="rId17" Type="http://schemas.openxmlformats.org/officeDocument/2006/relationships/hyperlink" Target="https://mall.csdn.net/vip" TargetMode="External"/><Relationship Id="rId25" Type="http://schemas.openxmlformats.org/officeDocument/2006/relationships/hyperlink" Target="https://blog.csdn.net/qq_36667170"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s://blog.csdn.net/qq_36667170/category_9762282.html" TargetMode="External"/><Relationship Id="rId59" Type="http://schemas.openxmlformats.org/officeDocument/2006/relationships/image" Target="media/image22.jpeg"/><Relationship Id="rId67" Type="http://schemas.openxmlformats.org/officeDocument/2006/relationships/image" Target="media/image25.png"/><Relationship Id="rId103" Type="http://schemas.openxmlformats.org/officeDocument/2006/relationships/image" Target="media/image61.png"/><Relationship Id="rId108" Type="http://schemas.openxmlformats.org/officeDocument/2006/relationships/image" Target="media/image66.png"/><Relationship Id="rId116" Type="http://schemas.openxmlformats.org/officeDocument/2006/relationships/hyperlink" Target="https://blog.csdn.net/qq_36667170/article/details/79085301#commentBox" TargetMode="External"/><Relationship Id="rId124" Type="http://schemas.openxmlformats.org/officeDocument/2006/relationships/hyperlink" Target="javascript:void(0);" TargetMode="External"/><Relationship Id="rId129" Type="http://schemas.openxmlformats.org/officeDocument/2006/relationships/image" Target="media/image82.png"/><Relationship Id="rId137" Type="http://schemas.openxmlformats.org/officeDocument/2006/relationships/hyperlink" Target="https://me.csdn.net/Shiteater" TargetMode="External"/><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hyperlink" Target="https://blog.csdn.net/qq_36667170/category_7257448.html" TargetMode="External"/><Relationship Id="rId62" Type="http://schemas.openxmlformats.org/officeDocument/2006/relationships/image" Target="media/image24.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image" Target="media/image54.png"/><Relationship Id="rId111" Type="http://schemas.openxmlformats.org/officeDocument/2006/relationships/image" Target="media/image69.png"/><Relationship Id="rId132" Type="http://schemas.openxmlformats.org/officeDocument/2006/relationships/image" Target="media/image84.gif"/><Relationship Id="rId140" Type="http://schemas.openxmlformats.org/officeDocument/2006/relationships/image" Target="media/image88.jpeg"/><Relationship Id="rId145" Type="http://schemas.openxmlformats.org/officeDocument/2006/relationships/image" Target="media/image9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job.csdn.net/" TargetMode="External"/><Relationship Id="rId23" Type="http://schemas.openxmlformats.org/officeDocument/2006/relationships/hyperlink" Target="https://blog.csdn.net/qq_36667170" TargetMode="External"/><Relationship Id="rId28" Type="http://schemas.openxmlformats.org/officeDocument/2006/relationships/hyperlink" Target="https://blog.csdn.net/rank/writing_rank" TargetMode="External"/><Relationship Id="rId36" Type="http://schemas.openxmlformats.org/officeDocument/2006/relationships/image" Target="media/image10.png"/><Relationship Id="rId49" Type="http://schemas.openxmlformats.org/officeDocument/2006/relationships/image" Target="media/image17.jpeg"/><Relationship Id="rId57" Type="http://schemas.openxmlformats.org/officeDocument/2006/relationships/image" Target="media/image21.jpeg"/><Relationship Id="rId106" Type="http://schemas.openxmlformats.org/officeDocument/2006/relationships/image" Target="media/image64.png"/><Relationship Id="rId114" Type="http://schemas.openxmlformats.org/officeDocument/2006/relationships/image" Target="media/image72.png"/><Relationship Id="rId119" Type="http://schemas.openxmlformats.org/officeDocument/2006/relationships/image" Target="media/image75.png"/><Relationship Id="rId127" Type="http://schemas.openxmlformats.org/officeDocument/2006/relationships/control" Target="activeX/activeX2.xml"/><Relationship Id="rId10" Type="http://schemas.openxmlformats.org/officeDocument/2006/relationships/hyperlink" Target="https://edu.csdn.net/" TargetMode="External"/><Relationship Id="rId31" Type="http://schemas.openxmlformats.org/officeDocument/2006/relationships/image" Target="media/image5.png"/><Relationship Id="rId44" Type="http://schemas.openxmlformats.org/officeDocument/2006/relationships/hyperlink" Target="https://blog.csdn.net/qq_36667170/category_9799380.html" TargetMode="External"/><Relationship Id="rId52" Type="http://schemas.openxmlformats.org/officeDocument/2006/relationships/hyperlink" Target="https://blog.csdn.net/qq_36667170/category_7402630.html" TargetMode="External"/><Relationship Id="rId60" Type="http://schemas.openxmlformats.org/officeDocument/2006/relationships/image" Target="media/image23.png"/><Relationship Id="rId65" Type="http://schemas.openxmlformats.org/officeDocument/2006/relationships/hyperlink" Target="https://blog.csdn.net/qq_36667170/article/details/79808718" TargetMode="Externa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78.png"/><Relationship Id="rId130" Type="http://schemas.openxmlformats.org/officeDocument/2006/relationships/image" Target="media/image83.png"/><Relationship Id="rId135" Type="http://schemas.openxmlformats.org/officeDocument/2006/relationships/hyperlink" Target="https://me.csdn.net/qq_33380252" TargetMode="External"/><Relationship Id="rId143" Type="http://schemas.openxmlformats.org/officeDocument/2006/relationships/image" Target="media/image89.jpeg"/><Relationship Id="rId148" Type="http://schemas.openxmlformats.org/officeDocument/2006/relationships/hyperlink" Target="https://me.csdn.net/qq_44651097" TargetMode="External"/><Relationship Id="rId15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blog.csdn.net/" TargetMode="External"/><Relationship Id="rId13" Type="http://schemas.openxmlformats.org/officeDocument/2006/relationships/hyperlink" Target="https://ask.csdn.net/" TargetMode="External"/><Relationship Id="rId18" Type="http://schemas.openxmlformats.org/officeDocument/2006/relationships/image" Target="media/image2.wmf"/><Relationship Id="rId39" Type="http://schemas.openxmlformats.org/officeDocument/2006/relationships/hyperlink" Target="https://me.csdn.net/qq_36667170" TargetMode="External"/><Relationship Id="rId109" Type="http://schemas.openxmlformats.org/officeDocument/2006/relationships/image" Target="media/image67.png"/><Relationship Id="rId34" Type="http://schemas.openxmlformats.org/officeDocument/2006/relationships/image" Target="media/image8.png"/><Relationship Id="rId50" Type="http://schemas.openxmlformats.org/officeDocument/2006/relationships/hyperlink" Target="https://blog.csdn.net/qq_36667170/category_9925184.html" TargetMode="External"/><Relationship Id="rId55" Type="http://schemas.openxmlformats.org/officeDocument/2006/relationships/image" Target="media/image20.jpeg"/><Relationship Id="rId76" Type="http://schemas.openxmlformats.org/officeDocument/2006/relationships/image" Target="media/image34.png"/><Relationship Id="rId97" Type="http://schemas.openxmlformats.org/officeDocument/2006/relationships/image" Target="media/image55.png"/><Relationship Id="rId104" Type="http://schemas.openxmlformats.org/officeDocument/2006/relationships/image" Target="media/image62.png"/><Relationship Id="rId120" Type="http://schemas.openxmlformats.org/officeDocument/2006/relationships/image" Target="media/image76.png"/><Relationship Id="rId125" Type="http://schemas.openxmlformats.org/officeDocument/2006/relationships/image" Target="media/image80.png"/><Relationship Id="rId141" Type="http://schemas.openxmlformats.org/officeDocument/2006/relationships/hyperlink" Target="https://me.csdn.net/weixin_41706605" TargetMode="External"/><Relationship Id="rId146" Type="http://schemas.openxmlformats.org/officeDocument/2006/relationships/hyperlink" Target="https://me.csdn.net/weixin_38378660" TargetMode="External"/><Relationship Id="rId7" Type="http://schemas.openxmlformats.org/officeDocument/2006/relationships/hyperlink" Target="https://www.csdn.net/" TargetMode="External"/><Relationship Id="rId71" Type="http://schemas.openxmlformats.org/officeDocument/2006/relationships/image" Target="media/image29.png"/><Relationship Id="rId92"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hyperlink" Target="https://blog.csdn.net/rank/writing_rank_total" TargetMode="External"/><Relationship Id="rId24" Type="http://schemas.openxmlformats.org/officeDocument/2006/relationships/image" Target="media/image4.jpeg"/><Relationship Id="rId40" Type="http://schemas.openxmlformats.org/officeDocument/2006/relationships/hyperlink" Target="https://im.csdn.net/im/main.html?userName=qq_36667170" TargetMode="External"/><Relationship Id="rId45" Type="http://schemas.openxmlformats.org/officeDocument/2006/relationships/image" Target="media/image15.jpeg"/><Relationship Id="rId66" Type="http://schemas.openxmlformats.org/officeDocument/2006/relationships/hyperlink" Target="https://blog.csdn.net/qq_36667170/article/details/79085301" TargetMode="External"/><Relationship Id="rId87" Type="http://schemas.openxmlformats.org/officeDocument/2006/relationships/image" Target="media/image45.png"/><Relationship Id="rId110" Type="http://schemas.openxmlformats.org/officeDocument/2006/relationships/image" Target="media/image68.png"/><Relationship Id="rId115" Type="http://schemas.openxmlformats.org/officeDocument/2006/relationships/image" Target="media/image73.png"/><Relationship Id="rId131" Type="http://schemas.openxmlformats.org/officeDocument/2006/relationships/hyperlink" Target="https://me.csdn.net/m0_37323665" TargetMode="External"/><Relationship Id="rId136" Type="http://schemas.openxmlformats.org/officeDocument/2006/relationships/image" Target="media/image86.png"/><Relationship Id="rId61" Type="http://schemas.openxmlformats.org/officeDocument/2006/relationships/hyperlink" Target="https://blog.csdn.net/qq_36667170/article/details/79265224" TargetMode="External"/><Relationship Id="rId82" Type="http://schemas.openxmlformats.org/officeDocument/2006/relationships/image" Target="media/image40.png"/><Relationship Id="rId152" Type="http://schemas.openxmlformats.org/officeDocument/2006/relationships/theme" Target="theme/theme1.xml"/><Relationship Id="rId19" Type="http://schemas.openxmlformats.org/officeDocument/2006/relationships/control" Target="activeX/activeX1.xml"/><Relationship Id="rId14" Type="http://schemas.openxmlformats.org/officeDocument/2006/relationships/hyperlink" Target="https://live.csdn.net/" TargetMode="External"/><Relationship Id="rId30" Type="http://schemas.openxmlformats.org/officeDocument/2006/relationships/hyperlink" Target="https://blog.csdn.net/home/help.html#level" TargetMode="External"/><Relationship Id="rId35" Type="http://schemas.openxmlformats.org/officeDocument/2006/relationships/image" Target="media/image9.png"/><Relationship Id="rId56" Type="http://schemas.openxmlformats.org/officeDocument/2006/relationships/hyperlink" Target="https://blog.csdn.net/qq_36667170/category_9925242.html" TargetMode="External"/><Relationship Id="rId77" Type="http://schemas.openxmlformats.org/officeDocument/2006/relationships/image" Target="media/image35.png"/><Relationship Id="rId100" Type="http://schemas.openxmlformats.org/officeDocument/2006/relationships/image" Target="media/image58.png"/><Relationship Id="rId105" Type="http://schemas.openxmlformats.org/officeDocument/2006/relationships/image" Target="media/image63.png"/><Relationship Id="rId126" Type="http://schemas.openxmlformats.org/officeDocument/2006/relationships/image" Target="media/image81.wmf"/><Relationship Id="rId147" Type="http://schemas.openxmlformats.org/officeDocument/2006/relationships/image" Target="media/image91.jpeg"/><Relationship Id="rId8" Type="http://schemas.openxmlformats.org/officeDocument/2006/relationships/image" Target="media/image1.png"/><Relationship Id="rId51" Type="http://schemas.openxmlformats.org/officeDocument/2006/relationships/image" Target="media/image18.jpeg"/><Relationship Id="rId72" Type="http://schemas.openxmlformats.org/officeDocument/2006/relationships/image" Target="media/image30.png"/><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77.png"/><Relationship Id="rId142" Type="http://schemas.openxmlformats.org/officeDocument/2006/relationships/hyperlink" Target="https://me.csdn.net/lunaticCode1" TargetMode="External"/><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34</Pages>
  <Words>5351</Words>
  <Characters>30501</Characters>
  <Application>Microsoft Office Word</Application>
  <DocSecurity>0</DocSecurity>
  <Lines>254</Lines>
  <Paragraphs>71</Paragraphs>
  <ScaleCrop>false</ScaleCrop>
  <Company/>
  <LinksUpToDate>false</LinksUpToDate>
  <CharactersWithSpaces>35781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zhaoyun</dc:creator>
  <cp:keywords/>
  <dc:description/>
  <cp:lastModifiedBy>zhaoyun</cp:lastModifiedBy>
  <cp:revision>2</cp:revision>
  <dcterms:created xsi:type="dcterms:W3CDTF">2020-05-15T05:20:00Z</dcterms:created>
  <dcterms:modified xsi:type="dcterms:W3CDTF">2020-05-15T05:22:00Z</dcterms:modified>
</cp:coreProperties>
</file>